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C01BD" w14:textId="77777777" w:rsidR="00003573" w:rsidRPr="00003573" w:rsidRDefault="00003573" w:rsidP="00003573">
      <w:r w:rsidRPr="00003573">
        <w:t>ntroduction</w:t>
      </w:r>
    </w:p>
    <w:p w14:paraId="72EB69BA" w14:textId="77777777" w:rsidR="00003573" w:rsidRPr="00003573" w:rsidRDefault="00003573" w:rsidP="00003573">
      <w:r w:rsidRPr="00003573">
        <w:t>The CoinMarketCap API is a suite of high-performance RESTful JSON endpoints that are specifically designed to meet the mission-critical demands of application developers, data scientists, and enterprise business platforms.</w:t>
      </w:r>
    </w:p>
    <w:p w14:paraId="4C43FC01" w14:textId="77777777" w:rsidR="00003573" w:rsidRPr="00003573" w:rsidRDefault="00003573" w:rsidP="00003573">
      <w:r w:rsidRPr="00003573">
        <w:t>This API reference includes all technical documentation developers need to integrate third-party applications and platforms. Additional answers to common questions can be found in the </w:t>
      </w:r>
      <w:hyperlink r:id="rId5" w:history="1">
        <w:r w:rsidRPr="00003573">
          <w:rPr>
            <w:rStyle w:val="Hyperlink"/>
          </w:rPr>
          <w:t>CoinMarketCap API FAQ</w:t>
        </w:r>
      </w:hyperlink>
      <w:r w:rsidRPr="00003573">
        <w:t>.</w:t>
      </w:r>
    </w:p>
    <w:p w14:paraId="6727A0E1" w14:textId="77777777" w:rsidR="00003573" w:rsidRPr="00003573" w:rsidRDefault="00003573" w:rsidP="00003573">
      <w:bookmarkStart w:id="0" w:name="quick-start-guide"/>
      <w:bookmarkEnd w:id="0"/>
      <w:r w:rsidRPr="00003573">
        <w:t>Quick Start Guide</w:t>
      </w:r>
    </w:p>
    <w:p w14:paraId="7653D4DE" w14:textId="77777777" w:rsidR="00003573" w:rsidRPr="00003573" w:rsidRDefault="00003573" w:rsidP="00003573">
      <w:r w:rsidRPr="00003573">
        <w:t>For developers eager to hit the ground running with the CoinMarketCap API here are a few quick steps to make your first call with the API.</w:t>
      </w:r>
    </w:p>
    <w:p w14:paraId="091A2F87" w14:textId="77777777" w:rsidR="00003573" w:rsidRPr="00003573" w:rsidRDefault="00003573" w:rsidP="00003573">
      <w:pPr>
        <w:numPr>
          <w:ilvl w:val="0"/>
          <w:numId w:val="1"/>
        </w:numPr>
      </w:pPr>
      <w:r w:rsidRPr="00003573">
        <w:rPr>
          <w:b/>
          <w:bCs/>
        </w:rPr>
        <w:t>Sign up for a free Developer Portal account.</w:t>
      </w:r>
      <w:r w:rsidRPr="00003573">
        <w:t> You can sign up at </w:t>
      </w:r>
      <w:hyperlink r:id="rId6" w:history="1">
        <w:r w:rsidRPr="00003573">
          <w:rPr>
            <w:rStyle w:val="Hyperlink"/>
          </w:rPr>
          <w:t>pro.coinmarketcap.com</w:t>
        </w:r>
      </w:hyperlink>
      <w:r w:rsidRPr="00003573">
        <w:t> - This is our live production environment with the latest market data. Select the free Basic plan if it meets your needs or upgrade to a paid tier.</w:t>
      </w:r>
    </w:p>
    <w:p w14:paraId="4C9E10A7" w14:textId="77777777" w:rsidR="00003573" w:rsidRPr="00003573" w:rsidRDefault="00003573" w:rsidP="00003573">
      <w:pPr>
        <w:numPr>
          <w:ilvl w:val="0"/>
          <w:numId w:val="1"/>
        </w:numPr>
      </w:pPr>
      <w:r w:rsidRPr="00003573">
        <w:rPr>
          <w:b/>
          <w:bCs/>
        </w:rPr>
        <w:t>Copy your API Key.</w:t>
      </w:r>
      <w:r w:rsidRPr="00003573">
        <w:t> Once you sign up you'll land on your Developer Portal account dashboard. Copy your API from the API Key box in the top left panel.</w:t>
      </w:r>
    </w:p>
    <w:p w14:paraId="66F1C2DD" w14:textId="77777777" w:rsidR="00003573" w:rsidRPr="00003573" w:rsidRDefault="00003573" w:rsidP="00003573">
      <w:pPr>
        <w:numPr>
          <w:ilvl w:val="0"/>
          <w:numId w:val="1"/>
        </w:numPr>
      </w:pPr>
      <w:r w:rsidRPr="00003573">
        <w:rPr>
          <w:b/>
          <w:bCs/>
        </w:rPr>
        <w:t>Make a test call using your key.</w:t>
      </w:r>
      <w:r w:rsidRPr="00003573">
        <w:t> You may use the code examples provided below to make a test call with your programming language of choice. This example </w:t>
      </w:r>
      <w:hyperlink r:id="rId7" w:history="1">
        <w:r w:rsidRPr="00003573">
          <w:rPr>
            <w:rStyle w:val="Hyperlink"/>
          </w:rPr>
          <w:t>fetches all active cryptocurrencies by market cap and return market values in USD</w:t>
        </w:r>
      </w:hyperlink>
      <w:r w:rsidRPr="00003573">
        <w:t>.</w:t>
      </w:r>
      <w:r w:rsidRPr="00003573">
        <w:br/>
      </w:r>
      <w:r w:rsidRPr="00003573">
        <w:rPr>
          <w:i/>
          <w:iCs/>
        </w:rPr>
        <w:t>Be sure to replace the API Key in sample code with your own and use API domain pro-api.coinmarketcap.com or use the test API Key b54bcf4d-1bca-4e8e-9a24-22ff2c3d462c for sandbox-api.coinmarketcap.com testing with our sandbox environment. Please note that our sandbox api has mock data and should not be used in your application.</w:t>
      </w:r>
    </w:p>
    <w:p w14:paraId="63CD7D36" w14:textId="77777777" w:rsidR="00003573" w:rsidRPr="00003573" w:rsidRDefault="00003573" w:rsidP="00003573">
      <w:pPr>
        <w:numPr>
          <w:ilvl w:val="0"/>
          <w:numId w:val="1"/>
        </w:numPr>
      </w:pPr>
      <w:r w:rsidRPr="00003573">
        <w:rPr>
          <w:b/>
          <w:bCs/>
        </w:rPr>
        <w:t>Postman Collection</w:t>
      </w:r>
      <w:r w:rsidRPr="00003573">
        <w:t> To help with development, we provide a fully featured postman collection that you can import and use immediately! </w:t>
      </w:r>
      <w:hyperlink r:id="rId8" w:history="1">
        <w:r w:rsidRPr="00003573">
          <w:rPr>
            <w:rStyle w:val="Hyperlink"/>
          </w:rPr>
          <w:t>Read more here</w:t>
        </w:r>
      </w:hyperlink>
      <w:r w:rsidRPr="00003573">
        <w:t>.</w:t>
      </w:r>
    </w:p>
    <w:p w14:paraId="5D497428" w14:textId="77777777" w:rsidR="00003573" w:rsidRPr="00003573" w:rsidRDefault="00003573" w:rsidP="00003573">
      <w:pPr>
        <w:numPr>
          <w:ilvl w:val="0"/>
          <w:numId w:val="1"/>
        </w:numPr>
      </w:pPr>
      <w:r w:rsidRPr="00003573">
        <w:rPr>
          <w:b/>
          <w:bCs/>
        </w:rPr>
        <w:t>Implement your application.</w:t>
      </w:r>
      <w:r w:rsidRPr="00003573">
        <w:t> Now that you've confirmed your API Key is working, get familiar with the API by reading the rest of this API Reference and commence building your application!</w:t>
      </w:r>
    </w:p>
    <w:p w14:paraId="65F9FFD1" w14:textId="77777777" w:rsidR="00003573" w:rsidRPr="00003573" w:rsidRDefault="00003573" w:rsidP="00003573">
      <w:r w:rsidRPr="00003573">
        <w:rPr>
          <w:b/>
          <w:bCs/>
          <w:i/>
          <w:iCs/>
        </w:rPr>
        <w:t>Note:</w:t>
      </w:r>
      <w:r w:rsidRPr="00003573">
        <w:rPr>
          <w:i/>
          <w:iCs/>
        </w:rPr>
        <w:t> Making HTTP requests on the client side with Javascript is currently prohibited through CORS configuration. This is to protect your API Key which should not be visible to users of your application so your API Key is not stolen. Secure your API Key by routing calls through your own backend service.</w:t>
      </w:r>
    </w:p>
    <w:p w14:paraId="42D7D43C" w14:textId="77777777" w:rsidR="00003573" w:rsidRPr="00003573" w:rsidRDefault="00003573" w:rsidP="00003573">
      <w:r w:rsidRPr="00003573">
        <w:rPr>
          <w:b/>
          <w:bCs/>
        </w:rPr>
        <w:t>View Quick Start Code Examples</w:t>
      </w:r>
      <w:r w:rsidRPr="00003573">
        <w:t>cURL command line</w:t>
      </w:r>
    </w:p>
    <w:p w14:paraId="6CF5DD6F" w14:textId="77777777" w:rsidR="00003573" w:rsidRPr="00003573" w:rsidRDefault="00003573" w:rsidP="00003573"/>
    <w:p w14:paraId="2F3CCAC9" w14:textId="77777777" w:rsidR="00003573" w:rsidRPr="00003573" w:rsidRDefault="00003573" w:rsidP="00003573">
      <w:r w:rsidRPr="00003573">
        <w:t>curl -H "X-CMC_PRO_API_KEY: b54bcf4d-1bca-4e8e-9a24-22ff2c3d462c" -H "Accept: application/json" -d "start=1&amp;limit=5000&amp;convert=USD" -G https://sandbox-api.coinmarketcap.com/v1/cryptocurrency/listings/latest</w:t>
      </w:r>
    </w:p>
    <w:p w14:paraId="4A3C4461" w14:textId="77777777" w:rsidR="00003573" w:rsidRPr="00003573" w:rsidRDefault="00003573" w:rsidP="00003573"/>
    <w:p w14:paraId="05182265" w14:textId="77777777" w:rsidR="00003573" w:rsidRPr="00003573" w:rsidRDefault="00003573" w:rsidP="00003573">
      <w:r w:rsidRPr="00003573">
        <w:t>Node.js</w:t>
      </w:r>
    </w:p>
    <w:p w14:paraId="09EC386A" w14:textId="77777777" w:rsidR="00003573" w:rsidRPr="00003573" w:rsidRDefault="00003573" w:rsidP="00003573"/>
    <w:p w14:paraId="463CE511" w14:textId="77777777" w:rsidR="00003573" w:rsidRPr="00003573" w:rsidRDefault="00003573" w:rsidP="00003573">
      <w:r w:rsidRPr="00003573">
        <w:t>/* Example in Node.js */</w:t>
      </w:r>
    </w:p>
    <w:p w14:paraId="292C9D9C" w14:textId="77777777" w:rsidR="00003573" w:rsidRPr="00003573" w:rsidRDefault="00003573" w:rsidP="00003573">
      <w:r w:rsidRPr="00003573">
        <w:t>const axios = require('axios');</w:t>
      </w:r>
    </w:p>
    <w:p w14:paraId="2FA73ABF" w14:textId="77777777" w:rsidR="00003573" w:rsidRPr="00003573" w:rsidRDefault="00003573" w:rsidP="00003573"/>
    <w:p w14:paraId="3D857965" w14:textId="77777777" w:rsidR="00003573" w:rsidRPr="00003573" w:rsidRDefault="00003573" w:rsidP="00003573">
      <w:r w:rsidRPr="00003573">
        <w:t>let response = null;</w:t>
      </w:r>
    </w:p>
    <w:p w14:paraId="448EE086" w14:textId="77777777" w:rsidR="00003573" w:rsidRPr="00003573" w:rsidRDefault="00003573" w:rsidP="00003573">
      <w:r w:rsidRPr="00003573">
        <w:t>new Promise(async (resolve, reject) =&gt; {</w:t>
      </w:r>
    </w:p>
    <w:p w14:paraId="38483D70" w14:textId="77777777" w:rsidR="00003573" w:rsidRPr="00003573" w:rsidRDefault="00003573" w:rsidP="00003573">
      <w:r w:rsidRPr="00003573">
        <w:t xml:space="preserve">  try {</w:t>
      </w:r>
    </w:p>
    <w:p w14:paraId="4669B379" w14:textId="77777777" w:rsidR="00003573" w:rsidRPr="00003573" w:rsidRDefault="00003573" w:rsidP="00003573">
      <w:r w:rsidRPr="00003573">
        <w:t xml:space="preserve">    response = await axios.get('https://sandbox-api.coinmarketcap.com/v1/cryptocurrency/listings/latest', {</w:t>
      </w:r>
    </w:p>
    <w:p w14:paraId="6017153A" w14:textId="77777777" w:rsidR="00003573" w:rsidRPr="00003573" w:rsidRDefault="00003573" w:rsidP="00003573">
      <w:r w:rsidRPr="00003573">
        <w:t xml:space="preserve">      headers: {</w:t>
      </w:r>
    </w:p>
    <w:p w14:paraId="70963DF7" w14:textId="77777777" w:rsidR="00003573" w:rsidRPr="00003573" w:rsidRDefault="00003573" w:rsidP="00003573">
      <w:r w:rsidRPr="00003573">
        <w:t xml:space="preserve">        'X-CMC_PRO_API_KEY': 'b54bcf4d-1bca-4e8e-9a24-22ff2c3d462c',</w:t>
      </w:r>
    </w:p>
    <w:p w14:paraId="4ED41C26" w14:textId="77777777" w:rsidR="00003573" w:rsidRPr="00003573" w:rsidRDefault="00003573" w:rsidP="00003573">
      <w:r w:rsidRPr="00003573">
        <w:t xml:space="preserve">      },</w:t>
      </w:r>
    </w:p>
    <w:p w14:paraId="3A48BB8A" w14:textId="77777777" w:rsidR="00003573" w:rsidRPr="00003573" w:rsidRDefault="00003573" w:rsidP="00003573">
      <w:r w:rsidRPr="00003573">
        <w:t xml:space="preserve">    });</w:t>
      </w:r>
    </w:p>
    <w:p w14:paraId="134F7FE4" w14:textId="77777777" w:rsidR="00003573" w:rsidRPr="00003573" w:rsidRDefault="00003573" w:rsidP="00003573">
      <w:r w:rsidRPr="00003573">
        <w:t xml:space="preserve">  } catch(ex) {</w:t>
      </w:r>
    </w:p>
    <w:p w14:paraId="6BEA10BD" w14:textId="77777777" w:rsidR="00003573" w:rsidRPr="00003573" w:rsidRDefault="00003573" w:rsidP="00003573">
      <w:r w:rsidRPr="00003573">
        <w:t xml:space="preserve">    response = null;</w:t>
      </w:r>
    </w:p>
    <w:p w14:paraId="0D91045F" w14:textId="77777777" w:rsidR="00003573" w:rsidRPr="00003573" w:rsidRDefault="00003573" w:rsidP="00003573">
      <w:r w:rsidRPr="00003573">
        <w:t xml:space="preserve">    // error</w:t>
      </w:r>
    </w:p>
    <w:p w14:paraId="0F615E99" w14:textId="77777777" w:rsidR="00003573" w:rsidRPr="00003573" w:rsidRDefault="00003573" w:rsidP="00003573">
      <w:r w:rsidRPr="00003573">
        <w:t xml:space="preserve">    console.log(ex);</w:t>
      </w:r>
    </w:p>
    <w:p w14:paraId="2576BBE5" w14:textId="77777777" w:rsidR="00003573" w:rsidRPr="00003573" w:rsidRDefault="00003573" w:rsidP="00003573">
      <w:r w:rsidRPr="00003573">
        <w:t xml:space="preserve">    reject(ex);</w:t>
      </w:r>
    </w:p>
    <w:p w14:paraId="57130F64" w14:textId="77777777" w:rsidR="00003573" w:rsidRPr="00003573" w:rsidRDefault="00003573" w:rsidP="00003573">
      <w:r w:rsidRPr="00003573">
        <w:t xml:space="preserve">  }</w:t>
      </w:r>
    </w:p>
    <w:p w14:paraId="114248F2" w14:textId="77777777" w:rsidR="00003573" w:rsidRPr="00003573" w:rsidRDefault="00003573" w:rsidP="00003573">
      <w:r w:rsidRPr="00003573">
        <w:t xml:space="preserve">  if (response) {</w:t>
      </w:r>
    </w:p>
    <w:p w14:paraId="36F528AF" w14:textId="77777777" w:rsidR="00003573" w:rsidRPr="00003573" w:rsidRDefault="00003573" w:rsidP="00003573">
      <w:r w:rsidRPr="00003573">
        <w:t xml:space="preserve">    // success</w:t>
      </w:r>
    </w:p>
    <w:p w14:paraId="762680F6" w14:textId="77777777" w:rsidR="00003573" w:rsidRPr="00003573" w:rsidRDefault="00003573" w:rsidP="00003573">
      <w:r w:rsidRPr="00003573">
        <w:t xml:space="preserve">    const json = response.data;</w:t>
      </w:r>
    </w:p>
    <w:p w14:paraId="3E2E50D5" w14:textId="77777777" w:rsidR="00003573" w:rsidRPr="00003573" w:rsidRDefault="00003573" w:rsidP="00003573">
      <w:r w:rsidRPr="00003573">
        <w:t xml:space="preserve">    console.log(json);</w:t>
      </w:r>
    </w:p>
    <w:p w14:paraId="11DFD1C6" w14:textId="77777777" w:rsidR="00003573" w:rsidRPr="00003573" w:rsidRDefault="00003573" w:rsidP="00003573">
      <w:r w:rsidRPr="00003573">
        <w:t xml:space="preserve">    resolve(json);</w:t>
      </w:r>
    </w:p>
    <w:p w14:paraId="527F5CF7" w14:textId="77777777" w:rsidR="00003573" w:rsidRPr="00003573" w:rsidRDefault="00003573" w:rsidP="00003573">
      <w:r w:rsidRPr="00003573">
        <w:t xml:space="preserve">  }</w:t>
      </w:r>
    </w:p>
    <w:p w14:paraId="7B1E46DE" w14:textId="77777777" w:rsidR="00003573" w:rsidRPr="00003573" w:rsidRDefault="00003573" w:rsidP="00003573">
      <w:r w:rsidRPr="00003573">
        <w:t>});</w:t>
      </w:r>
    </w:p>
    <w:p w14:paraId="5391BC5E" w14:textId="77777777" w:rsidR="00003573" w:rsidRPr="00003573" w:rsidRDefault="00003573" w:rsidP="00003573"/>
    <w:p w14:paraId="18F43698" w14:textId="77777777" w:rsidR="00003573" w:rsidRPr="00003573" w:rsidRDefault="00003573" w:rsidP="00003573">
      <w:r w:rsidRPr="00003573">
        <w:t>Python</w:t>
      </w:r>
    </w:p>
    <w:p w14:paraId="6BDF33E4" w14:textId="77777777" w:rsidR="00003573" w:rsidRPr="00003573" w:rsidRDefault="00003573" w:rsidP="00003573">
      <w:r w:rsidRPr="00003573">
        <w:t xml:space="preserve">  </w:t>
      </w:r>
    </w:p>
    <w:p w14:paraId="6CD6A763" w14:textId="77777777" w:rsidR="00003573" w:rsidRPr="00003573" w:rsidRDefault="00003573" w:rsidP="00003573">
      <w:r w:rsidRPr="00003573">
        <w:t xml:space="preserve"> #This example uses Python 2.7 and the python-request library.</w:t>
      </w:r>
    </w:p>
    <w:p w14:paraId="01E08105" w14:textId="77777777" w:rsidR="00003573" w:rsidRPr="00003573" w:rsidRDefault="00003573" w:rsidP="00003573"/>
    <w:p w14:paraId="1CC260A1" w14:textId="77777777" w:rsidR="00003573" w:rsidRPr="00003573" w:rsidRDefault="00003573" w:rsidP="00003573">
      <w:r w:rsidRPr="00003573">
        <w:t>from requests import Request, Session</w:t>
      </w:r>
    </w:p>
    <w:p w14:paraId="6801C2BA" w14:textId="77777777" w:rsidR="00003573" w:rsidRPr="00003573" w:rsidRDefault="00003573" w:rsidP="00003573">
      <w:r w:rsidRPr="00003573">
        <w:t>from requests.exceptions import ConnectionError, Timeout, TooManyRedirects</w:t>
      </w:r>
    </w:p>
    <w:p w14:paraId="269839EE" w14:textId="77777777" w:rsidR="00003573" w:rsidRPr="00003573" w:rsidRDefault="00003573" w:rsidP="00003573">
      <w:r w:rsidRPr="00003573">
        <w:t>import json</w:t>
      </w:r>
    </w:p>
    <w:p w14:paraId="38F32991" w14:textId="77777777" w:rsidR="00003573" w:rsidRPr="00003573" w:rsidRDefault="00003573" w:rsidP="00003573"/>
    <w:p w14:paraId="638E6BCD" w14:textId="77777777" w:rsidR="00003573" w:rsidRPr="00003573" w:rsidRDefault="00003573" w:rsidP="00003573">
      <w:r w:rsidRPr="00003573">
        <w:t>url = 'https://sandbox-api.coinmarketcap.com/v1/cryptocurrency/listings/latest'</w:t>
      </w:r>
    </w:p>
    <w:p w14:paraId="69CA864A" w14:textId="77777777" w:rsidR="00003573" w:rsidRPr="00003573" w:rsidRDefault="00003573" w:rsidP="00003573">
      <w:r w:rsidRPr="00003573">
        <w:t>parameters = {</w:t>
      </w:r>
    </w:p>
    <w:p w14:paraId="198EB787" w14:textId="77777777" w:rsidR="00003573" w:rsidRPr="00003573" w:rsidRDefault="00003573" w:rsidP="00003573">
      <w:r w:rsidRPr="00003573">
        <w:t xml:space="preserve">  'start':'1',</w:t>
      </w:r>
    </w:p>
    <w:p w14:paraId="13236613" w14:textId="77777777" w:rsidR="00003573" w:rsidRPr="00003573" w:rsidRDefault="00003573" w:rsidP="00003573">
      <w:r w:rsidRPr="00003573">
        <w:t xml:space="preserve">  'limit':'5000',</w:t>
      </w:r>
    </w:p>
    <w:p w14:paraId="500FAAF0" w14:textId="77777777" w:rsidR="00003573" w:rsidRPr="00003573" w:rsidRDefault="00003573" w:rsidP="00003573">
      <w:r w:rsidRPr="00003573">
        <w:t xml:space="preserve">  'convert':'USD'</w:t>
      </w:r>
    </w:p>
    <w:p w14:paraId="041D9055" w14:textId="77777777" w:rsidR="00003573" w:rsidRPr="00003573" w:rsidRDefault="00003573" w:rsidP="00003573">
      <w:r w:rsidRPr="00003573">
        <w:t>}</w:t>
      </w:r>
    </w:p>
    <w:p w14:paraId="7D36C9DE" w14:textId="77777777" w:rsidR="00003573" w:rsidRPr="00003573" w:rsidRDefault="00003573" w:rsidP="00003573">
      <w:r w:rsidRPr="00003573">
        <w:t>headers = {</w:t>
      </w:r>
    </w:p>
    <w:p w14:paraId="39EB444F" w14:textId="77777777" w:rsidR="00003573" w:rsidRPr="00003573" w:rsidRDefault="00003573" w:rsidP="00003573">
      <w:r w:rsidRPr="00003573">
        <w:t xml:space="preserve">  'Accepts': 'application/json',</w:t>
      </w:r>
    </w:p>
    <w:p w14:paraId="11A84B84" w14:textId="77777777" w:rsidR="00003573" w:rsidRPr="00003573" w:rsidRDefault="00003573" w:rsidP="00003573">
      <w:r w:rsidRPr="00003573">
        <w:t xml:space="preserve">  'X-CMC_PRO_API_KEY': 'b54bcf4d-1bca-4e8e-9a24-22ff2c3d462c',</w:t>
      </w:r>
    </w:p>
    <w:p w14:paraId="0065BF01" w14:textId="77777777" w:rsidR="00003573" w:rsidRPr="00003573" w:rsidRDefault="00003573" w:rsidP="00003573">
      <w:r w:rsidRPr="00003573">
        <w:t>}</w:t>
      </w:r>
    </w:p>
    <w:p w14:paraId="5A5D37BE" w14:textId="77777777" w:rsidR="00003573" w:rsidRPr="00003573" w:rsidRDefault="00003573" w:rsidP="00003573"/>
    <w:p w14:paraId="45305E93" w14:textId="77777777" w:rsidR="00003573" w:rsidRPr="00003573" w:rsidRDefault="00003573" w:rsidP="00003573">
      <w:r w:rsidRPr="00003573">
        <w:t>session = Session()</w:t>
      </w:r>
    </w:p>
    <w:p w14:paraId="6BA8FA80" w14:textId="77777777" w:rsidR="00003573" w:rsidRPr="00003573" w:rsidRDefault="00003573" w:rsidP="00003573">
      <w:r w:rsidRPr="00003573">
        <w:t>session.headers.update(headers)</w:t>
      </w:r>
    </w:p>
    <w:p w14:paraId="4C9EFD2E" w14:textId="77777777" w:rsidR="00003573" w:rsidRPr="00003573" w:rsidRDefault="00003573" w:rsidP="00003573"/>
    <w:p w14:paraId="0A63B125" w14:textId="77777777" w:rsidR="00003573" w:rsidRPr="00003573" w:rsidRDefault="00003573" w:rsidP="00003573">
      <w:r w:rsidRPr="00003573">
        <w:t>try:</w:t>
      </w:r>
    </w:p>
    <w:p w14:paraId="2D8F8D58" w14:textId="77777777" w:rsidR="00003573" w:rsidRPr="00003573" w:rsidRDefault="00003573" w:rsidP="00003573">
      <w:r w:rsidRPr="00003573">
        <w:t xml:space="preserve">  response = session.get(url, params=parameters)</w:t>
      </w:r>
    </w:p>
    <w:p w14:paraId="772E2595" w14:textId="77777777" w:rsidR="00003573" w:rsidRPr="00003573" w:rsidRDefault="00003573" w:rsidP="00003573">
      <w:r w:rsidRPr="00003573">
        <w:t xml:space="preserve">  data = json.loads(response.text)</w:t>
      </w:r>
    </w:p>
    <w:p w14:paraId="4064C34F" w14:textId="77777777" w:rsidR="00003573" w:rsidRPr="00003573" w:rsidRDefault="00003573" w:rsidP="00003573">
      <w:r w:rsidRPr="00003573">
        <w:t xml:space="preserve">  print(data)</w:t>
      </w:r>
    </w:p>
    <w:p w14:paraId="74A5830A" w14:textId="77777777" w:rsidR="00003573" w:rsidRPr="00003573" w:rsidRDefault="00003573" w:rsidP="00003573">
      <w:r w:rsidRPr="00003573">
        <w:t>except (ConnectionError, Timeout, TooManyRedirects) as e:</w:t>
      </w:r>
    </w:p>
    <w:p w14:paraId="0CA11291" w14:textId="77777777" w:rsidR="00003573" w:rsidRPr="00003573" w:rsidRDefault="00003573" w:rsidP="00003573">
      <w:r w:rsidRPr="00003573">
        <w:t xml:space="preserve">  print(e)</w:t>
      </w:r>
    </w:p>
    <w:p w14:paraId="1A5208F0" w14:textId="77777777" w:rsidR="00003573" w:rsidRPr="00003573" w:rsidRDefault="00003573" w:rsidP="00003573">
      <w:r w:rsidRPr="00003573">
        <w:t xml:space="preserve">  </w:t>
      </w:r>
    </w:p>
    <w:p w14:paraId="582DA4DF" w14:textId="77777777" w:rsidR="00003573" w:rsidRPr="00003573" w:rsidRDefault="00003573" w:rsidP="00003573">
      <w:r w:rsidRPr="00003573">
        <w:t>PHP</w:t>
      </w:r>
    </w:p>
    <w:p w14:paraId="6A1AD600" w14:textId="77777777" w:rsidR="00003573" w:rsidRPr="00003573" w:rsidRDefault="00003573" w:rsidP="00003573"/>
    <w:p w14:paraId="2290B9C9" w14:textId="77777777" w:rsidR="00003573" w:rsidRPr="00003573" w:rsidRDefault="00003573" w:rsidP="00003573">
      <w:r w:rsidRPr="00003573">
        <w:t>/**</w:t>
      </w:r>
    </w:p>
    <w:p w14:paraId="25340A32" w14:textId="77777777" w:rsidR="00003573" w:rsidRPr="00003573" w:rsidRDefault="00003573" w:rsidP="00003573">
      <w:r w:rsidRPr="00003573">
        <w:t xml:space="preserve"> * Requires curl enabled in php.ini</w:t>
      </w:r>
    </w:p>
    <w:p w14:paraId="5877E027" w14:textId="77777777" w:rsidR="00003573" w:rsidRPr="00003573" w:rsidRDefault="00003573" w:rsidP="00003573">
      <w:r w:rsidRPr="00003573">
        <w:t xml:space="preserve"> **/</w:t>
      </w:r>
    </w:p>
    <w:p w14:paraId="09DF16A8" w14:textId="77777777" w:rsidR="00003573" w:rsidRPr="00003573" w:rsidRDefault="00003573" w:rsidP="00003573"/>
    <w:p w14:paraId="4E74E061" w14:textId="77777777" w:rsidR="00003573" w:rsidRPr="00003573" w:rsidRDefault="00003573" w:rsidP="00003573">
      <w:r w:rsidRPr="00003573">
        <w:rPr>
          <w:b/>
          <w:bCs/>
        </w:rPr>
        <w:t>&lt;?php</w:t>
      </w:r>
    </w:p>
    <w:p w14:paraId="74D0CFAA" w14:textId="77777777" w:rsidR="00003573" w:rsidRPr="00003573" w:rsidRDefault="00003573" w:rsidP="00003573">
      <w:r w:rsidRPr="00003573">
        <w:t>$url = 'https://sandbox-api.coinmarketcap.com/v1/cryptocurrency/listings/latest';</w:t>
      </w:r>
    </w:p>
    <w:p w14:paraId="09BB9237" w14:textId="77777777" w:rsidR="00003573" w:rsidRPr="00003573" w:rsidRDefault="00003573" w:rsidP="00003573">
      <w:r w:rsidRPr="00003573">
        <w:t>$parameters = [</w:t>
      </w:r>
    </w:p>
    <w:p w14:paraId="7BE4F95B" w14:textId="77777777" w:rsidR="00003573" w:rsidRPr="00003573" w:rsidRDefault="00003573" w:rsidP="00003573">
      <w:r w:rsidRPr="00003573">
        <w:t xml:space="preserve">  'start' =&gt; '1',</w:t>
      </w:r>
    </w:p>
    <w:p w14:paraId="1A3F0CCD" w14:textId="77777777" w:rsidR="00003573" w:rsidRPr="00003573" w:rsidRDefault="00003573" w:rsidP="00003573">
      <w:r w:rsidRPr="00003573">
        <w:t xml:space="preserve">  'limit' =&gt; '5000',</w:t>
      </w:r>
    </w:p>
    <w:p w14:paraId="7FDAC7F2" w14:textId="77777777" w:rsidR="00003573" w:rsidRPr="00003573" w:rsidRDefault="00003573" w:rsidP="00003573">
      <w:r w:rsidRPr="00003573">
        <w:t xml:space="preserve">  'convert' =&gt; 'USD'</w:t>
      </w:r>
    </w:p>
    <w:p w14:paraId="073586F4" w14:textId="77777777" w:rsidR="00003573" w:rsidRPr="00003573" w:rsidRDefault="00003573" w:rsidP="00003573">
      <w:r w:rsidRPr="00003573">
        <w:t>];</w:t>
      </w:r>
    </w:p>
    <w:p w14:paraId="2B86F1D1" w14:textId="77777777" w:rsidR="00003573" w:rsidRPr="00003573" w:rsidRDefault="00003573" w:rsidP="00003573"/>
    <w:p w14:paraId="72F7BB16" w14:textId="77777777" w:rsidR="00003573" w:rsidRPr="00003573" w:rsidRDefault="00003573" w:rsidP="00003573">
      <w:r w:rsidRPr="00003573">
        <w:t>$headers = [</w:t>
      </w:r>
    </w:p>
    <w:p w14:paraId="24D124DE" w14:textId="77777777" w:rsidR="00003573" w:rsidRPr="00003573" w:rsidRDefault="00003573" w:rsidP="00003573">
      <w:r w:rsidRPr="00003573">
        <w:t xml:space="preserve">  'Accepts: application/json',</w:t>
      </w:r>
    </w:p>
    <w:p w14:paraId="06802574" w14:textId="77777777" w:rsidR="00003573" w:rsidRPr="00003573" w:rsidRDefault="00003573" w:rsidP="00003573">
      <w:r w:rsidRPr="00003573">
        <w:t xml:space="preserve">  'X-CMC_PRO_API_KEY: b54bcf4d-1bca-4e8e-9a24-22ff2c3d462c'</w:t>
      </w:r>
    </w:p>
    <w:p w14:paraId="7D298D95" w14:textId="77777777" w:rsidR="00003573" w:rsidRPr="00003573" w:rsidRDefault="00003573" w:rsidP="00003573">
      <w:r w:rsidRPr="00003573">
        <w:t>];</w:t>
      </w:r>
    </w:p>
    <w:p w14:paraId="3E29810B" w14:textId="77777777" w:rsidR="00003573" w:rsidRPr="00003573" w:rsidRDefault="00003573" w:rsidP="00003573">
      <w:r w:rsidRPr="00003573">
        <w:t>$qs = http_build_query($parameters); // query string encode the parameters</w:t>
      </w:r>
    </w:p>
    <w:p w14:paraId="59485CD5" w14:textId="77777777" w:rsidR="00003573" w:rsidRPr="00003573" w:rsidRDefault="00003573" w:rsidP="00003573">
      <w:r w:rsidRPr="00003573">
        <w:t>$request = "{$url}?{$qs}"; // create the request URL</w:t>
      </w:r>
    </w:p>
    <w:p w14:paraId="481E4F6A" w14:textId="77777777" w:rsidR="00003573" w:rsidRPr="00003573" w:rsidRDefault="00003573" w:rsidP="00003573"/>
    <w:p w14:paraId="4DD96EE6" w14:textId="77777777" w:rsidR="00003573" w:rsidRPr="00003573" w:rsidRDefault="00003573" w:rsidP="00003573"/>
    <w:p w14:paraId="29803BC8" w14:textId="77777777" w:rsidR="00003573" w:rsidRPr="00003573" w:rsidRDefault="00003573" w:rsidP="00003573">
      <w:r w:rsidRPr="00003573">
        <w:t>$curl = curl_init(); // Get cURL resource</w:t>
      </w:r>
    </w:p>
    <w:p w14:paraId="37823369" w14:textId="77777777" w:rsidR="00003573" w:rsidRPr="00003573" w:rsidRDefault="00003573" w:rsidP="00003573">
      <w:r w:rsidRPr="00003573">
        <w:t>// Set cURL options</w:t>
      </w:r>
    </w:p>
    <w:p w14:paraId="18FB0F20" w14:textId="77777777" w:rsidR="00003573" w:rsidRPr="00003573" w:rsidRDefault="00003573" w:rsidP="00003573">
      <w:r w:rsidRPr="00003573">
        <w:t>curl_setopt_array($curl, array(</w:t>
      </w:r>
    </w:p>
    <w:p w14:paraId="727FF924" w14:textId="77777777" w:rsidR="00003573" w:rsidRPr="00003573" w:rsidRDefault="00003573" w:rsidP="00003573">
      <w:r w:rsidRPr="00003573">
        <w:t xml:space="preserve">  CURLOPT_URL =&gt; $request,            // set the request URL</w:t>
      </w:r>
    </w:p>
    <w:p w14:paraId="3285D4F6" w14:textId="77777777" w:rsidR="00003573" w:rsidRPr="00003573" w:rsidRDefault="00003573" w:rsidP="00003573">
      <w:r w:rsidRPr="00003573">
        <w:t xml:space="preserve">  CURLOPT_HTTPHEADER =&gt; $headers,     // set the headers </w:t>
      </w:r>
    </w:p>
    <w:p w14:paraId="5347B702" w14:textId="77777777" w:rsidR="00003573" w:rsidRPr="00003573" w:rsidRDefault="00003573" w:rsidP="00003573">
      <w:r w:rsidRPr="00003573">
        <w:t xml:space="preserve">  CURLOPT_RETURNTRANSFER =&gt; 1         // ask for raw response instead of bool</w:t>
      </w:r>
    </w:p>
    <w:p w14:paraId="0144B92C" w14:textId="77777777" w:rsidR="00003573" w:rsidRPr="00003573" w:rsidRDefault="00003573" w:rsidP="00003573">
      <w:r w:rsidRPr="00003573">
        <w:t>));</w:t>
      </w:r>
    </w:p>
    <w:p w14:paraId="4480809C" w14:textId="77777777" w:rsidR="00003573" w:rsidRPr="00003573" w:rsidRDefault="00003573" w:rsidP="00003573"/>
    <w:p w14:paraId="10D2C049" w14:textId="77777777" w:rsidR="00003573" w:rsidRPr="00003573" w:rsidRDefault="00003573" w:rsidP="00003573">
      <w:r w:rsidRPr="00003573">
        <w:t>$response = curl_exec($curl); // Send the request, save the response</w:t>
      </w:r>
    </w:p>
    <w:p w14:paraId="002766C6" w14:textId="77777777" w:rsidR="00003573" w:rsidRPr="00003573" w:rsidRDefault="00003573" w:rsidP="00003573">
      <w:r w:rsidRPr="00003573">
        <w:t>print_r(json_decode($response)); // print json decoded response</w:t>
      </w:r>
    </w:p>
    <w:p w14:paraId="029E5A87" w14:textId="77777777" w:rsidR="00003573" w:rsidRPr="00003573" w:rsidRDefault="00003573" w:rsidP="00003573">
      <w:r w:rsidRPr="00003573">
        <w:t>curl_close($curl); // Close request</w:t>
      </w:r>
    </w:p>
    <w:p w14:paraId="1003A10C" w14:textId="77777777" w:rsidR="00003573" w:rsidRPr="00003573" w:rsidRDefault="00003573" w:rsidP="00003573">
      <w:r w:rsidRPr="00003573">
        <w:rPr>
          <w:b/>
          <w:bCs/>
        </w:rPr>
        <w:t>?&gt;</w:t>
      </w:r>
    </w:p>
    <w:p w14:paraId="76460D74" w14:textId="77777777" w:rsidR="00003573" w:rsidRPr="00003573" w:rsidRDefault="00003573" w:rsidP="00003573"/>
    <w:p w14:paraId="787F1FB9" w14:textId="77777777" w:rsidR="00003573" w:rsidRPr="00003573" w:rsidRDefault="00003573" w:rsidP="00003573">
      <w:r w:rsidRPr="00003573">
        <w:t>Java</w:t>
      </w:r>
    </w:p>
    <w:p w14:paraId="3FF0F91D" w14:textId="77777777" w:rsidR="00003573" w:rsidRPr="00003573" w:rsidRDefault="00003573" w:rsidP="00003573"/>
    <w:p w14:paraId="1A919F96" w14:textId="77777777" w:rsidR="00003573" w:rsidRPr="00003573" w:rsidRDefault="00003573" w:rsidP="00003573">
      <w:r w:rsidRPr="00003573">
        <w:t xml:space="preserve">/** </w:t>
      </w:r>
    </w:p>
    <w:p w14:paraId="5FA3ECFF" w14:textId="77777777" w:rsidR="00003573" w:rsidRPr="00003573" w:rsidRDefault="00003573" w:rsidP="00003573">
      <w:r w:rsidRPr="00003573">
        <w:t xml:space="preserve"> * This example uses the Apache HTTPComponents library. </w:t>
      </w:r>
    </w:p>
    <w:p w14:paraId="2EC7D29F" w14:textId="77777777" w:rsidR="00003573" w:rsidRPr="00003573" w:rsidRDefault="00003573" w:rsidP="00003573">
      <w:r w:rsidRPr="00003573">
        <w:t xml:space="preserve"> */</w:t>
      </w:r>
    </w:p>
    <w:p w14:paraId="42E7EB63" w14:textId="77777777" w:rsidR="00003573" w:rsidRPr="00003573" w:rsidRDefault="00003573" w:rsidP="00003573"/>
    <w:p w14:paraId="563E15B2" w14:textId="77777777" w:rsidR="00003573" w:rsidRPr="00003573" w:rsidRDefault="00003573" w:rsidP="00003573">
      <w:r w:rsidRPr="00003573">
        <w:t>import org.apache.http.HttpEntity;</w:t>
      </w:r>
    </w:p>
    <w:p w14:paraId="26D33A9D" w14:textId="77777777" w:rsidR="00003573" w:rsidRPr="00003573" w:rsidRDefault="00003573" w:rsidP="00003573">
      <w:r w:rsidRPr="00003573">
        <w:t>import org.apache.http.HttpHeaders;</w:t>
      </w:r>
    </w:p>
    <w:p w14:paraId="107C508F" w14:textId="77777777" w:rsidR="00003573" w:rsidRPr="00003573" w:rsidRDefault="00003573" w:rsidP="00003573">
      <w:r w:rsidRPr="00003573">
        <w:t>import org.apache.http.NameValuePair;</w:t>
      </w:r>
    </w:p>
    <w:p w14:paraId="0C2B4848" w14:textId="77777777" w:rsidR="00003573" w:rsidRPr="00003573" w:rsidRDefault="00003573" w:rsidP="00003573">
      <w:r w:rsidRPr="00003573">
        <w:t>import org.apache.http.client.methods.CloseableHttpResponse;</w:t>
      </w:r>
    </w:p>
    <w:p w14:paraId="7380ACD3" w14:textId="77777777" w:rsidR="00003573" w:rsidRPr="00003573" w:rsidRDefault="00003573" w:rsidP="00003573">
      <w:r w:rsidRPr="00003573">
        <w:t>import org.apache.http.client.methods.HttpGet;</w:t>
      </w:r>
    </w:p>
    <w:p w14:paraId="2A72FD1C" w14:textId="77777777" w:rsidR="00003573" w:rsidRPr="00003573" w:rsidRDefault="00003573" w:rsidP="00003573">
      <w:r w:rsidRPr="00003573">
        <w:t>import org.apache.http.client.utils.URIBuilder;</w:t>
      </w:r>
    </w:p>
    <w:p w14:paraId="1864E8BA" w14:textId="77777777" w:rsidR="00003573" w:rsidRPr="00003573" w:rsidRDefault="00003573" w:rsidP="00003573">
      <w:r w:rsidRPr="00003573">
        <w:t>import org.apache.http.impl.client.CloseableHttpClient;</w:t>
      </w:r>
    </w:p>
    <w:p w14:paraId="7240DAF8" w14:textId="77777777" w:rsidR="00003573" w:rsidRPr="00003573" w:rsidRDefault="00003573" w:rsidP="00003573">
      <w:r w:rsidRPr="00003573">
        <w:t>import org.apache.http.impl.client.HttpClients;</w:t>
      </w:r>
    </w:p>
    <w:p w14:paraId="3D1D4D29" w14:textId="77777777" w:rsidR="00003573" w:rsidRPr="00003573" w:rsidRDefault="00003573" w:rsidP="00003573">
      <w:r w:rsidRPr="00003573">
        <w:t>import org.apache.http.message.BasicNameValuePair;</w:t>
      </w:r>
    </w:p>
    <w:p w14:paraId="2825FB7B" w14:textId="77777777" w:rsidR="00003573" w:rsidRPr="00003573" w:rsidRDefault="00003573" w:rsidP="00003573">
      <w:r w:rsidRPr="00003573">
        <w:t>import org.apache.http.util.EntityUtils;</w:t>
      </w:r>
    </w:p>
    <w:p w14:paraId="542D7280" w14:textId="77777777" w:rsidR="00003573" w:rsidRPr="00003573" w:rsidRDefault="00003573" w:rsidP="00003573"/>
    <w:p w14:paraId="6E8E8A04" w14:textId="77777777" w:rsidR="00003573" w:rsidRPr="00003573" w:rsidRDefault="00003573" w:rsidP="00003573">
      <w:r w:rsidRPr="00003573">
        <w:t>import java.io.IOException;</w:t>
      </w:r>
    </w:p>
    <w:p w14:paraId="6D519C68" w14:textId="77777777" w:rsidR="00003573" w:rsidRPr="00003573" w:rsidRDefault="00003573" w:rsidP="00003573">
      <w:r w:rsidRPr="00003573">
        <w:t>import java.net.URISyntaxException;</w:t>
      </w:r>
    </w:p>
    <w:p w14:paraId="6EEA43C8" w14:textId="77777777" w:rsidR="00003573" w:rsidRPr="00003573" w:rsidRDefault="00003573" w:rsidP="00003573">
      <w:r w:rsidRPr="00003573">
        <w:t>import java.util.ArrayList;</w:t>
      </w:r>
    </w:p>
    <w:p w14:paraId="2C372F31" w14:textId="77777777" w:rsidR="00003573" w:rsidRPr="00003573" w:rsidRDefault="00003573" w:rsidP="00003573">
      <w:r w:rsidRPr="00003573">
        <w:t>import java.util.List;</w:t>
      </w:r>
    </w:p>
    <w:p w14:paraId="5C1A350E" w14:textId="77777777" w:rsidR="00003573" w:rsidRPr="00003573" w:rsidRDefault="00003573" w:rsidP="00003573"/>
    <w:p w14:paraId="74723426" w14:textId="77777777" w:rsidR="00003573" w:rsidRPr="00003573" w:rsidRDefault="00003573" w:rsidP="00003573">
      <w:r w:rsidRPr="00003573">
        <w:t>public class JavaExample {</w:t>
      </w:r>
    </w:p>
    <w:p w14:paraId="5C477C61" w14:textId="77777777" w:rsidR="00003573" w:rsidRPr="00003573" w:rsidRDefault="00003573" w:rsidP="00003573"/>
    <w:p w14:paraId="3D7B88B4" w14:textId="77777777" w:rsidR="00003573" w:rsidRPr="00003573" w:rsidRDefault="00003573" w:rsidP="00003573">
      <w:r w:rsidRPr="00003573">
        <w:t xml:space="preserve">  private static String apiKey = "b54bcf4d-1bca-4e8e-9a24-22ff2c3d462c";</w:t>
      </w:r>
    </w:p>
    <w:p w14:paraId="473837B5" w14:textId="77777777" w:rsidR="00003573" w:rsidRPr="00003573" w:rsidRDefault="00003573" w:rsidP="00003573"/>
    <w:p w14:paraId="52BDFE2F" w14:textId="77777777" w:rsidR="00003573" w:rsidRPr="00003573" w:rsidRDefault="00003573" w:rsidP="00003573">
      <w:r w:rsidRPr="00003573">
        <w:t xml:space="preserve">  public static void main(String[] args) {</w:t>
      </w:r>
    </w:p>
    <w:p w14:paraId="5DCD2C56" w14:textId="77777777" w:rsidR="00003573" w:rsidRPr="00003573" w:rsidRDefault="00003573" w:rsidP="00003573">
      <w:r w:rsidRPr="00003573">
        <w:t xml:space="preserve">    String uri = "https://sandbox-api.coinmarketcap.com/v1/cryptocurrency/listings/latest";</w:t>
      </w:r>
    </w:p>
    <w:p w14:paraId="232AC239" w14:textId="77777777" w:rsidR="00003573" w:rsidRPr="00003573" w:rsidRDefault="00003573" w:rsidP="00003573">
      <w:r w:rsidRPr="00003573">
        <w:t xml:space="preserve">    List&lt;NameValuePair&gt; paratmers = new ArrayList&lt;NameValuePair&gt;();</w:t>
      </w:r>
    </w:p>
    <w:p w14:paraId="3A69DC86" w14:textId="77777777" w:rsidR="00003573" w:rsidRPr="00003573" w:rsidRDefault="00003573" w:rsidP="00003573">
      <w:r w:rsidRPr="00003573">
        <w:t xml:space="preserve">    paratmers.add(new BasicNameValuePair("start","1"));</w:t>
      </w:r>
    </w:p>
    <w:p w14:paraId="0A3DD607" w14:textId="77777777" w:rsidR="00003573" w:rsidRPr="00003573" w:rsidRDefault="00003573" w:rsidP="00003573">
      <w:r w:rsidRPr="00003573">
        <w:t xml:space="preserve">    paratmers.add(new BasicNameValuePair("limit","5000"));</w:t>
      </w:r>
    </w:p>
    <w:p w14:paraId="014879C0" w14:textId="77777777" w:rsidR="00003573" w:rsidRPr="00003573" w:rsidRDefault="00003573" w:rsidP="00003573">
      <w:r w:rsidRPr="00003573">
        <w:t xml:space="preserve">    paratmers.add(new BasicNameValuePair("convert","USD"));</w:t>
      </w:r>
    </w:p>
    <w:p w14:paraId="54737EDC" w14:textId="77777777" w:rsidR="00003573" w:rsidRPr="00003573" w:rsidRDefault="00003573" w:rsidP="00003573"/>
    <w:p w14:paraId="6DD69C08" w14:textId="77777777" w:rsidR="00003573" w:rsidRPr="00003573" w:rsidRDefault="00003573" w:rsidP="00003573">
      <w:r w:rsidRPr="00003573">
        <w:t xml:space="preserve">    try {</w:t>
      </w:r>
    </w:p>
    <w:p w14:paraId="5D2CC99A" w14:textId="77777777" w:rsidR="00003573" w:rsidRPr="00003573" w:rsidRDefault="00003573" w:rsidP="00003573">
      <w:r w:rsidRPr="00003573">
        <w:t xml:space="preserve">      String result = makeAPICall(uri, paratmers);</w:t>
      </w:r>
    </w:p>
    <w:p w14:paraId="1A3F0BF6" w14:textId="77777777" w:rsidR="00003573" w:rsidRPr="00003573" w:rsidRDefault="00003573" w:rsidP="00003573">
      <w:r w:rsidRPr="00003573">
        <w:t xml:space="preserve">      System.out.println(result);</w:t>
      </w:r>
    </w:p>
    <w:p w14:paraId="7FBAAF3C" w14:textId="77777777" w:rsidR="00003573" w:rsidRPr="00003573" w:rsidRDefault="00003573" w:rsidP="00003573">
      <w:r w:rsidRPr="00003573">
        <w:t xml:space="preserve">    } catch (IOException e) {</w:t>
      </w:r>
    </w:p>
    <w:p w14:paraId="37E18CF4" w14:textId="77777777" w:rsidR="00003573" w:rsidRPr="00003573" w:rsidRDefault="00003573" w:rsidP="00003573">
      <w:r w:rsidRPr="00003573">
        <w:t xml:space="preserve">      System.out.println("Error: cannont access content - " + e.toString());</w:t>
      </w:r>
    </w:p>
    <w:p w14:paraId="62E945BB" w14:textId="77777777" w:rsidR="00003573" w:rsidRPr="00003573" w:rsidRDefault="00003573" w:rsidP="00003573">
      <w:r w:rsidRPr="00003573">
        <w:t xml:space="preserve">    } catch (URISyntaxException e) {</w:t>
      </w:r>
    </w:p>
    <w:p w14:paraId="2A24EFA6" w14:textId="77777777" w:rsidR="00003573" w:rsidRPr="00003573" w:rsidRDefault="00003573" w:rsidP="00003573">
      <w:r w:rsidRPr="00003573">
        <w:t xml:space="preserve">      System.out.println("Error: Invalid URL " + e.toString());</w:t>
      </w:r>
    </w:p>
    <w:p w14:paraId="660A8F8A" w14:textId="77777777" w:rsidR="00003573" w:rsidRPr="00003573" w:rsidRDefault="00003573" w:rsidP="00003573">
      <w:r w:rsidRPr="00003573">
        <w:t xml:space="preserve">    }</w:t>
      </w:r>
    </w:p>
    <w:p w14:paraId="3E3191FA" w14:textId="77777777" w:rsidR="00003573" w:rsidRPr="00003573" w:rsidRDefault="00003573" w:rsidP="00003573">
      <w:r w:rsidRPr="00003573">
        <w:t xml:space="preserve">  }</w:t>
      </w:r>
    </w:p>
    <w:p w14:paraId="0EB9EC6E" w14:textId="77777777" w:rsidR="00003573" w:rsidRPr="00003573" w:rsidRDefault="00003573" w:rsidP="00003573"/>
    <w:p w14:paraId="0DAFEBD1" w14:textId="77777777" w:rsidR="00003573" w:rsidRPr="00003573" w:rsidRDefault="00003573" w:rsidP="00003573">
      <w:r w:rsidRPr="00003573">
        <w:t xml:space="preserve">  public static String makeAPICall(String uri, List&lt;NameValuePair&gt; parameters)</w:t>
      </w:r>
    </w:p>
    <w:p w14:paraId="30F658B7" w14:textId="77777777" w:rsidR="00003573" w:rsidRPr="00003573" w:rsidRDefault="00003573" w:rsidP="00003573">
      <w:r w:rsidRPr="00003573">
        <w:t xml:space="preserve">      throws URISyntaxException, IOException {</w:t>
      </w:r>
    </w:p>
    <w:p w14:paraId="75B62943" w14:textId="77777777" w:rsidR="00003573" w:rsidRPr="00003573" w:rsidRDefault="00003573" w:rsidP="00003573">
      <w:r w:rsidRPr="00003573">
        <w:t xml:space="preserve">    String response_content = "";</w:t>
      </w:r>
    </w:p>
    <w:p w14:paraId="6859E5CD" w14:textId="77777777" w:rsidR="00003573" w:rsidRPr="00003573" w:rsidRDefault="00003573" w:rsidP="00003573"/>
    <w:p w14:paraId="5BD1CA0E" w14:textId="77777777" w:rsidR="00003573" w:rsidRPr="00003573" w:rsidRDefault="00003573" w:rsidP="00003573">
      <w:r w:rsidRPr="00003573">
        <w:t xml:space="preserve">    URIBuilder query = new URIBuilder(uri);</w:t>
      </w:r>
    </w:p>
    <w:p w14:paraId="1A415A19" w14:textId="77777777" w:rsidR="00003573" w:rsidRPr="00003573" w:rsidRDefault="00003573" w:rsidP="00003573">
      <w:r w:rsidRPr="00003573">
        <w:t xml:space="preserve">    query.addParameters(parameters);</w:t>
      </w:r>
    </w:p>
    <w:p w14:paraId="582A30D8" w14:textId="77777777" w:rsidR="00003573" w:rsidRPr="00003573" w:rsidRDefault="00003573" w:rsidP="00003573"/>
    <w:p w14:paraId="65A0BE69" w14:textId="77777777" w:rsidR="00003573" w:rsidRPr="00003573" w:rsidRDefault="00003573" w:rsidP="00003573">
      <w:r w:rsidRPr="00003573">
        <w:t xml:space="preserve">    CloseableHttpClient client = HttpClients.createDefault();</w:t>
      </w:r>
    </w:p>
    <w:p w14:paraId="62B5AA38" w14:textId="77777777" w:rsidR="00003573" w:rsidRPr="00003573" w:rsidRDefault="00003573" w:rsidP="00003573">
      <w:r w:rsidRPr="00003573">
        <w:t xml:space="preserve">    HttpGet request = new HttpGet(query.build());</w:t>
      </w:r>
    </w:p>
    <w:p w14:paraId="6E500BA5" w14:textId="77777777" w:rsidR="00003573" w:rsidRPr="00003573" w:rsidRDefault="00003573" w:rsidP="00003573"/>
    <w:p w14:paraId="0FDBA8F6" w14:textId="77777777" w:rsidR="00003573" w:rsidRPr="00003573" w:rsidRDefault="00003573" w:rsidP="00003573">
      <w:r w:rsidRPr="00003573">
        <w:t xml:space="preserve">    request.setHeader(HttpHeaders.ACCEPT, "application/json");</w:t>
      </w:r>
    </w:p>
    <w:p w14:paraId="78EDAE1F" w14:textId="77777777" w:rsidR="00003573" w:rsidRPr="00003573" w:rsidRDefault="00003573" w:rsidP="00003573">
      <w:r w:rsidRPr="00003573">
        <w:t xml:space="preserve">    request.addHeader("X-CMC_PRO_API_KEY", apiKey);</w:t>
      </w:r>
    </w:p>
    <w:p w14:paraId="513DC369" w14:textId="77777777" w:rsidR="00003573" w:rsidRPr="00003573" w:rsidRDefault="00003573" w:rsidP="00003573"/>
    <w:p w14:paraId="497E7F91" w14:textId="77777777" w:rsidR="00003573" w:rsidRPr="00003573" w:rsidRDefault="00003573" w:rsidP="00003573">
      <w:r w:rsidRPr="00003573">
        <w:t xml:space="preserve">    CloseableHttpResponse response = client.execute(request);</w:t>
      </w:r>
    </w:p>
    <w:p w14:paraId="14F0B126" w14:textId="77777777" w:rsidR="00003573" w:rsidRPr="00003573" w:rsidRDefault="00003573" w:rsidP="00003573"/>
    <w:p w14:paraId="70C8BF9D" w14:textId="77777777" w:rsidR="00003573" w:rsidRPr="00003573" w:rsidRDefault="00003573" w:rsidP="00003573">
      <w:r w:rsidRPr="00003573">
        <w:t xml:space="preserve">    try {</w:t>
      </w:r>
    </w:p>
    <w:p w14:paraId="606BEECE" w14:textId="77777777" w:rsidR="00003573" w:rsidRPr="00003573" w:rsidRDefault="00003573" w:rsidP="00003573">
      <w:r w:rsidRPr="00003573">
        <w:t xml:space="preserve">      System.out.println(response.getStatusLine());</w:t>
      </w:r>
    </w:p>
    <w:p w14:paraId="27B54FF2" w14:textId="77777777" w:rsidR="00003573" w:rsidRPr="00003573" w:rsidRDefault="00003573" w:rsidP="00003573">
      <w:r w:rsidRPr="00003573">
        <w:t xml:space="preserve">      HttpEntity entity = response.getEntity();</w:t>
      </w:r>
    </w:p>
    <w:p w14:paraId="71C8BB19" w14:textId="77777777" w:rsidR="00003573" w:rsidRPr="00003573" w:rsidRDefault="00003573" w:rsidP="00003573">
      <w:r w:rsidRPr="00003573">
        <w:t xml:space="preserve">      response_content = EntityUtils.toString(entity);</w:t>
      </w:r>
    </w:p>
    <w:p w14:paraId="3CBE9329" w14:textId="77777777" w:rsidR="00003573" w:rsidRPr="00003573" w:rsidRDefault="00003573" w:rsidP="00003573">
      <w:r w:rsidRPr="00003573">
        <w:t xml:space="preserve">      EntityUtils.consume(entity);</w:t>
      </w:r>
    </w:p>
    <w:p w14:paraId="76206714" w14:textId="77777777" w:rsidR="00003573" w:rsidRPr="00003573" w:rsidRDefault="00003573" w:rsidP="00003573">
      <w:r w:rsidRPr="00003573">
        <w:t xml:space="preserve">    } finally {</w:t>
      </w:r>
    </w:p>
    <w:p w14:paraId="541F6CA4" w14:textId="77777777" w:rsidR="00003573" w:rsidRPr="00003573" w:rsidRDefault="00003573" w:rsidP="00003573">
      <w:r w:rsidRPr="00003573">
        <w:t xml:space="preserve">      response.close();</w:t>
      </w:r>
    </w:p>
    <w:p w14:paraId="5497AB84" w14:textId="77777777" w:rsidR="00003573" w:rsidRPr="00003573" w:rsidRDefault="00003573" w:rsidP="00003573">
      <w:r w:rsidRPr="00003573">
        <w:t xml:space="preserve">    }</w:t>
      </w:r>
    </w:p>
    <w:p w14:paraId="599BBBEC" w14:textId="77777777" w:rsidR="00003573" w:rsidRPr="00003573" w:rsidRDefault="00003573" w:rsidP="00003573"/>
    <w:p w14:paraId="468525D3" w14:textId="77777777" w:rsidR="00003573" w:rsidRPr="00003573" w:rsidRDefault="00003573" w:rsidP="00003573">
      <w:r w:rsidRPr="00003573">
        <w:t xml:space="preserve">    return response_content;</w:t>
      </w:r>
    </w:p>
    <w:p w14:paraId="7D08E85D" w14:textId="77777777" w:rsidR="00003573" w:rsidRPr="00003573" w:rsidRDefault="00003573" w:rsidP="00003573">
      <w:r w:rsidRPr="00003573">
        <w:t xml:space="preserve">  }</w:t>
      </w:r>
    </w:p>
    <w:p w14:paraId="59C73A62" w14:textId="77777777" w:rsidR="00003573" w:rsidRPr="00003573" w:rsidRDefault="00003573" w:rsidP="00003573"/>
    <w:p w14:paraId="4B17B285" w14:textId="77777777" w:rsidR="00003573" w:rsidRPr="00003573" w:rsidRDefault="00003573" w:rsidP="00003573">
      <w:r w:rsidRPr="00003573">
        <w:t>}</w:t>
      </w:r>
    </w:p>
    <w:p w14:paraId="672867E3" w14:textId="77777777" w:rsidR="00003573" w:rsidRPr="00003573" w:rsidRDefault="00003573" w:rsidP="00003573"/>
    <w:p w14:paraId="14266BEC" w14:textId="77777777" w:rsidR="00003573" w:rsidRPr="00003573" w:rsidRDefault="00003573" w:rsidP="00003573">
      <w:r w:rsidRPr="00003573">
        <w:t>C#</w:t>
      </w:r>
    </w:p>
    <w:p w14:paraId="21070B43" w14:textId="77777777" w:rsidR="00003573" w:rsidRPr="00003573" w:rsidRDefault="00003573" w:rsidP="00003573"/>
    <w:p w14:paraId="2647CA9B" w14:textId="77777777" w:rsidR="00003573" w:rsidRPr="00003573" w:rsidRDefault="00003573" w:rsidP="00003573">
      <w:r w:rsidRPr="00003573">
        <w:t>using System;</w:t>
      </w:r>
    </w:p>
    <w:p w14:paraId="2B3457CE" w14:textId="77777777" w:rsidR="00003573" w:rsidRPr="00003573" w:rsidRDefault="00003573" w:rsidP="00003573">
      <w:r w:rsidRPr="00003573">
        <w:t>using System.Net;</w:t>
      </w:r>
    </w:p>
    <w:p w14:paraId="121935DB" w14:textId="77777777" w:rsidR="00003573" w:rsidRPr="00003573" w:rsidRDefault="00003573" w:rsidP="00003573">
      <w:r w:rsidRPr="00003573">
        <w:t>using System.Web;</w:t>
      </w:r>
    </w:p>
    <w:p w14:paraId="6C33D8FD" w14:textId="77777777" w:rsidR="00003573" w:rsidRPr="00003573" w:rsidRDefault="00003573" w:rsidP="00003573"/>
    <w:p w14:paraId="1C185839" w14:textId="77777777" w:rsidR="00003573" w:rsidRPr="00003573" w:rsidRDefault="00003573" w:rsidP="00003573">
      <w:r w:rsidRPr="00003573">
        <w:t>class CSharpExample</w:t>
      </w:r>
    </w:p>
    <w:p w14:paraId="6CFD555A" w14:textId="77777777" w:rsidR="00003573" w:rsidRPr="00003573" w:rsidRDefault="00003573" w:rsidP="00003573">
      <w:r w:rsidRPr="00003573">
        <w:t>{</w:t>
      </w:r>
    </w:p>
    <w:p w14:paraId="4DC044F2" w14:textId="77777777" w:rsidR="00003573" w:rsidRPr="00003573" w:rsidRDefault="00003573" w:rsidP="00003573">
      <w:r w:rsidRPr="00003573">
        <w:t xml:space="preserve">  private static string API_KEY = "b54bcf4d-1bca-4e8e-9a24-22ff2c3d462c";</w:t>
      </w:r>
    </w:p>
    <w:p w14:paraId="6421DD71" w14:textId="77777777" w:rsidR="00003573" w:rsidRPr="00003573" w:rsidRDefault="00003573" w:rsidP="00003573"/>
    <w:p w14:paraId="0239169D" w14:textId="77777777" w:rsidR="00003573" w:rsidRPr="00003573" w:rsidRDefault="00003573" w:rsidP="00003573">
      <w:r w:rsidRPr="00003573">
        <w:t xml:space="preserve">  public static void Main(string[] args)</w:t>
      </w:r>
    </w:p>
    <w:p w14:paraId="6325415A" w14:textId="77777777" w:rsidR="00003573" w:rsidRPr="00003573" w:rsidRDefault="00003573" w:rsidP="00003573">
      <w:r w:rsidRPr="00003573">
        <w:t xml:space="preserve">  {</w:t>
      </w:r>
    </w:p>
    <w:p w14:paraId="2748FC01" w14:textId="77777777" w:rsidR="00003573" w:rsidRPr="00003573" w:rsidRDefault="00003573" w:rsidP="00003573">
      <w:r w:rsidRPr="00003573">
        <w:t xml:space="preserve">    try</w:t>
      </w:r>
    </w:p>
    <w:p w14:paraId="35F888D5" w14:textId="77777777" w:rsidR="00003573" w:rsidRPr="00003573" w:rsidRDefault="00003573" w:rsidP="00003573">
      <w:r w:rsidRPr="00003573">
        <w:t xml:space="preserve">    {</w:t>
      </w:r>
    </w:p>
    <w:p w14:paraId="1AA61E62" w14:textId="77777777" w:rsidR="00003573" w:rsidRPr="00003573" w:rsidRDefault="00003573" w:rsidP="00003573">
      <w:r w:rsidRPr="00003573">
        <w:t xml:space="preserve">    Console.WriteLine(makeAPICall());</w:t>
      </w:r>
    </w:p>
    <w:p w14:paraId="71E8689F" w14:textId="77777777" w:rsidR="00003573" w:rsidRPr="00003573" w:rsidRDefault="00003573" w:rsidP="00003573">
      <w:r w:rsidRPr="00003573">
        <w:t xml:space="preserve">    }</w:t>
      </w:r>
    </w:p>
    <w:p w14:paraId="7C027F7D" w14:textId="77777777" w:rsidR="00003573" w:rsidRPr="00003573" w:rsidRDefault="00003573" w:rsidP="00003573">
      <w:r w:rsidRPr="00003573">
        <w:t xml:space="preserve">    catch (WebException e)</w:t>
      </w:r>
    </w:p>
    <w:p w14:paraId="06E1D5A0" w14:textId="77777777" w:rsidR="00003573" w:rsidRPr="00003573" w:rsidRDefault="00003573" w:rsidP="00003573">
      <w:r w:rsidRPr="00003573">
        <w:t xml:space="preserve">    {</w:t>
      </w:r>
    </w:p>
    <w:p w14:paraId="20CD0E4E" w14:textId="77777777" w:rsidR="00003573" w:rsidRPr="00003573" w:rsidRDefault="00003573" w:rsidP="00003573">
      <w:r w:rsidRPr="00003573">
        <w:t xml:space="preserve">    Console.WriteLine(e.Message);</w:t>
      </w:r>
    </w:p>
    <w:p w14:paraId="75AA7C22" w14:textId="77777777" w:rsidR="00003573" w:rsidRPr="00003573" w:rsidRDefault="00003573" w:rsidP="00003573">
      <w:r w:rsidRPr="00003573">
        <w:t xml:space="preserve">    }</w:t>
      </w:r>
    </w:p>
    <w:p w14:paraId="28690E3A" w14:textId="77777777" w:rsidR="00003573" w:rsidRPr="00003573" w:rsidRDefault="00003573" w:rsidP="00003573">
      <w:r w:rsidRPr="00003573">
        <w:t xml:space="preserve">  }</w:t>
      </w:r>
    </w:p>
    <w:p w14:paraId="615393DF" w14:textId="77777777" w:rsidR="00003573" w:rsidRPr="00003573" w:rsidRDefault="00003573" w:rsidP="00003573"/>
    <w:p w14:paraId="5E5CB2D1" w14:textId="77777777" w:rsidR="00003573" w:rsidRPr="00003573" w:rsidRDefault="00003573" w:rsidP="00003573">
      <w:r w:rsidRPr="00003573">
        <w:t xml:space="preserve">  static string makeAPICall()</w:t>
      </w:r>
    </w:p>
    <w:p w14:paraId="2544EFD8" w14:textId="77777777" w:rsidR="00003573" w:rsidRPr="00003573" w:rsidRDefault="00003573" w:rsidP="00003573">
      <w:r w:rsidRPr="00003573">
        <w:t xml:space="preserve">  {</w:t>
      </w:r>
    </w:p>
    <w:p w14:paraId="60B1E4DE" w14:textId="77777777" w:rsidR="00003573" w:rsidRPr="00003573" w:rsidRDefault="00003573" w:rsidP="00003573">
      <w:r w:rsidRPr="00003573">
        <w:t xml:space="preserve">    var URL = new UriBuilder("https://sandbox-api.coinmarketcap.com/v1/cryptocurrency/listings/latest");</w:t>
      </w:r>
    </w:p>
    <w:p w14:paraId="23A609B8" w14:textId="77777777" w:rsidR="00003573" w:rsidRPr="00003573" w:rsidRDefault="00003573" w:rsidP="00003573"/>
    <w:p w14:paraId="33CF8EFE" w14:textId="77777777" w:rsidR="00003573" w:rsidRPr="00003573" w:rsidRDefault="00003573" w:rsidP="00003573">
      <w:r w:rsidRPr="00003573">
        <w:t xml:space="preserve">    var queryString = HttpUtility.ParseQueryString(string.Empty);</w:t>
      </w:r>
    </w:p>
    <w:p w14:paraId="3CAD7420" w14:textId="77777777" w:rsidR="00003573" w:rsidRPr="00003573" w:rsidRDefault="00003573" w:rsidP="00003573">
      <w:r w:rsidRPr="00003573">
        <w:t xml:space="preserve">    queryString["start"] = "1";</w:t>
      </w:r>
    </w:p>
    <w:p w14:paraId="654CBEE6" w14:textId="77777777" w:rsidR="00003573" w:rsidRPr="00003573" w:rsidRDefault="00003573" w:rsidP="00003573">
      <w:r w:rsidRPr="00003573">
        <w:t xml:space="preserve">    queryString["limit"] = "5000";</w:t>
      </w:r>
    </w:p>
    <w:p w14:paraId="4C445E23" w14:textId="77777777" w:rsidR="00003573" w:rsidRPr="00003573" w:rsidRDefault="00003573" w:rsidP="00003573">
      <w:r w:rsidRPr="00003573">
        <w:t xml:space="preserve">    queryString["convert"] = "USD";</w:t>
      </w:r>
    </w:p>
    <w:p w14:paraId="75DC43B9" w14:textId="77777777" w:rsidR="00003573" w:rsidRPr="00003573" w:rsidRDefault="00003573" w:rsidP="00003573"/>
    <w:p w14:paraId="1E1EF656" w14:textId="77777777" w:rsidR="00003573" w:rsidRPr="00003573" w:rsidRDefault="00003573" w:rsidP="00003573">
      <w:r w:rsidRPr="00003573">
        <w:t xml:space="preserve">    URL.Query = queryString.ToString();</w:t>
      </w:r>
    </w:p>
    <w:p w14:paraId="24DD0AE6" w14:textId="77777777" w:rsidR="00003573" w:rsidRPr="00003573" w:rsidRDefault="00003573" w:rsidP="00003573"/>
    <w:p w14:paraId="4EF7E23C" w14:textId="77777777" w:rsidR="00003573" w:rsidRPr="00003573" w:rsidRDefault="00003573" w:rsidP="00003573">
      <w:r w:rsidRPr="00003573">
        <w:t xml:space="preserve">    var client = new WebClient();</w:t>
      </w:r>
    </w:p>
    <w:p w14:paraId="16AEF8FB" w14:textId="77777777" w:rsidR="00003573" w:rsidRPr="00003573" w:rsidRDefault="00003573" w:rsidP="00003573">
      <w:r w:rsidRPr="00003573">
        <w:t xml:space="preserve">    client.Headers.Add("X-CMC_PRO_API_KEY", API_KEY);</w:t>
      </w:r>
    </w:p>
    <w:p w14:paraId="51927F36" w14:textId="77777777" w:rsidR="00003573" w:rsidRPr="00003573" w:rsidRDefault="00003573" w:rsidP="00003573">
      <w:r w:rsidRPr="00003573">
        <w:t xml:space="preserve">    client.Headers.Add("Accepts", "application/json");</w:t>
      </w:r>
    </w:p>
    <w:p w14:paraId="7C272623" w14:textId="77777777" w:rsidR="00003573" w:rsidRPr="00003573" w:rsidRDefault="00003573" w:rsidP="00003573">
      <w:r w:rsidRPr="00003573">
        <w:t xml:space="preserve">    return client.DownloadString(URL.ToString());</w:t>
      </w:r>
    </w:p>
    <w:p w14:paraId="04EEFFA9" w14:textId="77777777" w:rsidR="00003573" w:rsidRPr="00003573" w:rsidRDefault="00003573" w:rsidP="00003573"/>
    <w:p w14:paraId="5FD29C15" w14:textId="77777777" w:rsidR="00003573" w:rsidRPr="00003573" w:rsidRDefault="00003573" w:rsidP="00003573">
      <w:r w:rsidRPr="00003573">
        <w:t xml:space="preserve">  }</w:t>
      </w:r>
    </w:p>
    <w:p w14:paraId="2DBAB97B" w14:textId="77777777" w:rsidR="00003573" w:rsidRPr="00003573" w:rsidRDefault="00003573" w:rsidP="00003573"/>
    <w:p w14:paraId="6F6A7414" w14:textId="77777777" w:rsidR="00003573" w:rsidRPr="00003573" w:rsidRDefault="00003573" w:rsidP="00003573">
      <w:r w:rsidRPr="00003573">
        <w:t>}</w:t>
      </w:r>
    </w:p>
    <w:p w14:paraId="61F41FA5" w14:textId="77777777" w:rsidR="00003573" w:rsidRPr="00003573" w:rsidRDefault="00003573" w:rsidP="00003573">
      <w:r w:rsidRPr="00003573">
        <w:t xml:space="preserve">    </w:t>
      </w:r>
    </w:p>
    <w:p w14:paraId="6D6EEADC" w14:textId="77777777" w:rsidR="00003573" w:rsidRPr="00003573" w:rsidRDefault="00003573" w:rsidP="00003573">
      <w:r w:rsidRPr="00003573">
        <w:t>Go</w:t>
      </w:r>
    </w:p>
    <w:p w14:paraId="5334E5AB" w14:textId="77777777" w:rsidR="00003573" w:rsidRPr="00003573" w:rsidRDefault="00003573" w:rsidP="00003573"/>
    <w:p w14:paraId="2F5BB2C1" w14:textId="77777777" w:rsidR="00003573" w:rsidRPr="00003573" w:rsidRDefault="00003573" w:rsidP="00003573">
      <w:r w:rsidRPr="00003573">
        <w:t>package main</w:t>
      </w:r>
    </w:p>
    <w:p w14:paraId="6BE56396" w14:textId="77777777" w:rsidR="00003573" w:rsidRPr="00003573" w:rsidRDefault="00003573" w:rsidP="00003573"/>
    <w:p w14:paraId="5A2A6AA6" w14:textId="77777777" w:rsidR="00003573" w:rsidRPr="00003573" w:rsidRDefault="00003573" w:rsidP="00003573">
      <w:r w:rsidRPr="00003573">
        <w:t>import (</w:t>
      </w:r>
    </w:p>
    <w:p w14:paraId="284A5792" w14:textId="77777777" w:rsidR="00003573" w:rsidRPr="00003573" w:rsidRDefault="00003573" w:rsidP="00003573">
      <w:r w:rsidRPr="00003573">
        <w:t xml:space="preserve">  "fmt"</w:t>
      </w:r>
    </w:p>
    <w:p w14:paraId="470E39C8" w14:textId="77777777" w:rsidR="00003573" w:rsidRPr="00003573" w:rsidRDefault="00003573" w:rsidP="00003573">
      <w:r w:rsidRPr="00003573">
        <w:t xml:space="preserve">  "io/ioutil"</w:t>
      </w:r>
    </w:p>
    <w:p w14:paraId="07CB7AE9" w14:textId="77777777" w:rsidR="00003573" w:rsidRPr="00003573" w:rsidRDefault="00003573" w:rsidP="00003573">
      <w:r w:rsidRPr="00003573">
        <w:t xml:space="preserve">  "log"</w:t>
      </w:r>
    </w:p>
    <w:p w14:paraId="2436FA8A" w14:textId="77777777" w:rsidR="00003573" w:rsidRPr="00003573" w:rsidRDefault="00003573" w:rsidP="00003573">
      <w:r w:rsidRPr="00003573">
        <w:t xml:space="preserve">  "net/http"</w:t>
      </w:r>
    </w:p>
    <w:p w14:paraId="6C3634F4" w14:textId="77777777" w:rsidR="00003573" w:rsidRPr="00003573" w:rsidRDefault="00003573" w:rsidP="00003573">
      <w:r w:rsidRPr="00003573">
        <w:t xml:space="preserve">  "net/url"</w:t>
      </w:r>
    </w:p>
    <w:p w14:paraId="769A7703" w14:textId="77777777" w:rsidR="00003573" w:rsidRPr="00003573" w:rsidRDefault="00003573" w:rsidP="00003573">
      <w:r w:rsidRPr="00003573">
        <w:t xml:space="preserve">  "os"</w:t>
      </w:r>
    </w:p>
    <w:p w14:paraId="1ED4B064" w14:textId="77777777" w:rsidR="00003573" w:rsidRPr="00003573" w:rsidRDefault="00003573" w:rsidP="00003573">
      <w:r w:rsidRPr="00003573">
        <w:t>)</w:t>
      </w:r>
    </w:p>
    <w:p w14:paraId="607FC15F" w14:textId="77777777" w:rsidR="00003573" w:rsidRPr="00003573" w:rsidRDefault="00003573" w:rsidP="00003573"/>
    <w:p w14:paraId="202A3992" w14:textId="77777777" w:rsidR="00003573" w:rsidRPr="00003573" w:rsidRDefault="00003573" w:rsidP="00003573">
      <w:r w:rsidRPr="00003573">
        <w:t>func main() {</w:t>
      </w:r>
    </w:p>
    <w:p w14:paraId="0EEF6AA3" w14:textId="77777777" w:rsidR="00003573" w:rsidRPr="00003573" w:rsidRDefault="00003573" w:rsidP="00003573">
      <w:r w:rsidRPr="00003573">
        <w:t xml:space="preserve">  client := &amp;http.Client{}</w:t>
      </w:r>
    </w:p>
    <w:p w14:paraId="11DAA577" w14:textId="77777777" w:rsidR="00003573" w:rsidRPr="00003573" w:rsidRDefault="00003573" w:rsidP="00003573">
      <w:r w:rsidRPr="00003573">
        <w:t xml:space="preserve">  req, err := http.NewRequest("GET","https://sandbox-api.coinmarketcap.com/v1/cryptocurrency/listings/latest", nil)</w:t>
      </w:r>
    </w:p>
    <w:p w14:paraId="0C0A8D31" w14:textId="77777777" w:rsidR="00003573" w:rsidRPr="00003573" w:rsidRDefault="00003573" w:rsidP="00003573">
      <w:r w:rsidRPr="00003573">
        <w:t xml:space="preserve">  if err != nil {</w:t>
      </w:r>
    </w:p>
    <w:p w14:paraId="0BD744CE" w14:textId="77777777" w:rsidR="00003573" w:rsidRPr="00003573" w:rsidRDefault="00003573" w:rsidP="00003573">
      <w:r w:rsidRPr="00003573">
        <w:t xml:space="preserve">    log.Print(err)</w:t>
      </w:r>
    </w:p>
    <w:p w14:paraId="5C77488F" w14:textId="77777777" w:rsidR="00003573" w:rsidRPr="00003573" w:rsidRDefault="00003573" w:rsidP="00003573">
      <w:r w:rsidRPr="00003573">
        <w:t xml:space="preserve">    os.Exit(1)</w:t>
      </w:r>
    </w:p>
    <w:p w14:paraId="672778DA" w14:textId="77777777" w:rsidR="00003573" w:rsidRPr="00003573" w:rsidRDefault="00003573" w:rsidP="00003573">
      <w:r w:rsidRPr="00003573">
        <w:t xml:space="preserve">  }</w:t>
      </w:r>
    </w:p>
    <w:p w14:paraId="70543A67" w14:textId="77777777" w:rsidR="00003573" w:rsidRPr="00003573" w:rsidRDefault="00003573" w:rsidP="00003573"/>
    <w:p w14:paraId="6A51813E" w14:textId="77777777" w:rsidR="00003573" w:rsidRPr="00003573" w:rsidRDefault="00003573" w:rsidP="00003573">
      <w:r w:rsidRPr="00003573">
        <w:t xml:space="preserve">  q := url.Values{}</w:t>
      </w:r>
    </w:p>
    <w:p w14:paraId="53D8233B" w14:textId="77777777" w:rsidR="00003573" w:rsidRPr="00003573" w:rsidRDefault="00003573" w:rsidP="00003573">
      <w:r w:rsidRPr="00003573">
        <w:t xml:space="preserve">  q.Add("start", "1")</w:t>
      </w:r>
    </w:p>
    <w:p w14:paraId="25CC6401" w14:textId="77777777" w:rsidR="00003573" w:rsidRPr="00003573" w:rsidRDefault="00003573" w:rsidP="00003573">
      <w:r w:rsidRPr="00003573">
        <w:t xml:space="preserve">  q.Add("limit", "5000")</w:t>
      </w:r>
    </w:p>
    <w:p w14:paraId="2D253E79" w14:textId="77777777" w:rsidR="00003573" w:rsidRPr="00003573" w:rsidRDefault="00003573" w:rsidP="00003573">
      <w:r w:rsidRPr="00003573">
        <w:t xml:space="preserve">  q.Add("convert", "USD")</w:t>
      </w:r>
    </w:p>
    <w:p w14:paraId="08DA8612" w14:textId="77777777" w:rsidR="00003573" w:rsidRPr="00003573" w:rsidRDefault="00003573" w:rsidP="00003573"/>
    <w:p w14:paraId="42561969" w14:textId="77777777" w:rsidR="00003573" w:rsidRPr="00003573" w:rsidRDefault="00003573" w:rsidP="00003573">
      <w:r w:rsidRPr="00003573">
        <w:t xml:space="preserve">  req.Header.Set("Accepts", "application/json")</w:t>
      </w:r>
    </w:p>
    <w:p w14:paraId="7C19A5CF" w14:textId="77777777" w:rsidR="00003573" w:rsidRPr="00003573" w:rsidRDefault="00003573" w:rsidP="00003573">
      <w:r w:rsidRPr="00003573">
        <w:t xml:space="preserve">  req.Header.Add("X-CMC_PRO_API_KEY", "b54bcf4d-1bca-4e8e-9a24-22ff2c3d462c")</w:t>
      </w:r>
    </w:p>
    <w:p w14:paraId="7EFB0024" w14:textId="77777777" w:rsidR="00003573" w:rsidRPr="00003573" w:rsidRDefault="00003573" w:rsidP="00003573">
      <w:r w:rsidRPr="00003573">
        <w:t xml:space="preserve">  req.URL.RawQuery = q.Encode()</w:t>
      </w:r>
    </w:p>
    <w:p w14:paraId="7E414E59" w14:textId="77777777" w:rsidR="00003573" w:rsidRPr="00003573" w:rsidRDefault="00003573" w:rsidP="00003573"/>
    <w:p w14:paraId="2A67B47A" w14:textId="77777777" w:rsidR="00003573" w:rsidRPr="00003573" w:rsidRDefault="00003573" w:rsidP="00003573"/>
    <w:p w14:paraId="678387CE" w14:textId="77777777" w:rsidR="00003573" w:rsidRPr="00003573" w:rsidRDefault="00003573" w:rsidP="00003573">
      <w:r w:rsidRPr="00003573">
        <w:t xml:space="preserve">  resp, err := client.Do(req);</w:t>
      </w:r>
    </w:p>
    <w:p w14:paraId="3BFDE1B9" w14:textId="77777777" w:rsidR="00003573" w:rsidRPr="00003573" w:rsidRDefault="00003573" w:rsidP="00003573">
      <w:r w:rsidRPr="00003573">
        <w:t xml:space="preserve">  if err != nil {</w:t>
      </w:r>
    </w:p>
    <w:p w14:paraId="15C941AA" w14:textId="77777777" w:rsidR="00003573" w:rsidRPr="00003573" w:rsidRDefault="00003573" w:rsidP="00003573">
      <w:r w:rsidRPr="00003573">
        <w:t xml:space="preserve">    fmt.Println("Error sending request to server")</w:t>
      </w:r>
    </w:p>
    <w:p w14:paraId="64E8C6DC" w14:textId="77777777" w:rsidR="00003573" w:rsidRPr="00003573" w:rsidRDefault="00003573" w:rsidP="00003573">
      <w:r w:rsidRPr="00003573">
        <w:t xml:space="preserve">    os.Exit(1)</w:t>
      </w:r>
    </w:p>
    <w:p w14:paraId="5121D74A" w14:textId="77777777" w:rsidR="00003573" w:rsidRPr="00003573" w:rsidRDefault="00003573" w:rsidP="00003573">
      <w:r w:rsidRPr="00003573">
        <w:t xml:space="preserve">  }</w:t>
      </w:r>
    </w:p>
    <w:p w14:paraId="1A4D04E8" w14:textId="77777777" w:rsidR="00003573" w:rsidRPr="00003573" w:rsidRDefault="00003573" w:rsidP="00003573">
      <w:r w:rsidRPr="00003573">
        <w:t xml:space="preserve">  fmt.Println(resp.Status);</w:t>
      </w:r>
    </w:p>
    <w:p w14:paraId="17C1F5A6" w14:textId="77777777" w:rsidR="00003573" w:rsidRPr="00003573" w:rsidRDefault="00003573" w:rsidP="00003573">
      <w:r w:rsidRPr="00003573">
        <w:t xml:space="preserve">  respBody, _ := ioutil.ReadAll(resp.Body)</w:t>
      </w:r>
    </w:p>
    <w:p w14:paraId="06F9B215" w14:textId="77777777" w:rsidR="00003573" w:rsidRPr="00003573" w:rsidRDefault="00003573" w:rsidP="00003573">
      <w:r w:rsidRPr="00003573">
        <w:t xml:space="preserve">  fmt.Println(string(respBody));</w:t>
      </w:r>
    </w:p>
    <w:p w14:paraId="34317BC3" w14:textId="77777777" w:rsidR="00003573" w:rsidRPr="00003573" w:rsidRDefault="00003573" w:rsidP="00003573"/>
    <w:p w14:paraId="6965C127" w14:textId="77777777" w:rsidR="00003573" w:rsidRPr="00003573" w:rsidRDefault="00003573" w:rsidP="00003573">
      <w:r w:rsidRPr="00003573">
        <w:t>}</w:t>
      </w:r>
    </w:p>
    <w:p w14:paraId="7FAFE2C9" w14:textId="77777777" w:rsidR="00003573" w:rsidRPr="00003573" w:rsidRDefault="00003573" w:rsidP="00003573"/>
    <w:p w14:paraId="199C2F42" w14:textId="77777777" w:rsidR="00003573" w:rsidRPr="00003573" w:rsidRDefault="00003573" w:rsidP="00003573">
      <w:bookmarkStart w:id="1" w:name="authentication"/>
      <w:bookmarkEnd w:id="1"/>
      <w:r w:rsidRPr="00003573">
        <w:t>Authentication</w:t>
      </w:r>
    </w:p>
    <w:p w14:paraId="17CDC2BB" w14:textId="77777777" w:rsidR="00003573" w:rsidRPr="00003573" w:rsidRDefault="00003573" w:rsidP="00003573">
      <w:r w:rsidRPr="00003573">
        <w:t>Acquiring an API Key</w:t>
      </w:r>
    </w:p>
    <w:p w14:paraId="4BB44BE9" w14:textId="77777777" w:rsidR="00003573" w:rsidRPr="00003573" w:rsidRDefault="00003573" w:rsidP="00003573">
      <w:r w:rsidRPr="00003573">
        <w:t>All HTTP requests made against the CoinMarketCap API must be validated with an API Key. If you don't have an API Key yet visit the </w:t>
      </w:r>
      <w:hyperlink r:id="rId9" w:history="1">
        <w:r w:rsidRPr="00003573">
          <w:rPr>
            <w:rStyle w:val="Hyperlink"/>
          </w:rPr>
          <w:t>API Developer Portal</w:t>
        </w:r>
      </w:hyperlink>
      <w:r w:rsidRPr="00003573">
        <w:t> to register for one.</w:t>
      </w:r>
    </w:p>
    <w:p w14:paraId="5ED10A86" w14:textId="77777777" w:rsidR="00003573" w:rsidRPr="00003573" w:rsidRDefault="00003573" w:rsidP="00003573">
      <w:r w:rsidRPr="00003573">
        <w:t>Using Your API Key</w:t>
      </w:r>
    </w:p>
    <w:p w14:paraId="148DB191" w14:textId="77777777" w:rsidR="00003573" w:rsidRPr="00003573" w:rsidRDefault="00003573" w:rsidP="00003573">
      <w:r w:rsidRPr="00003573">
        <w:t>You may use any </w:t>
      </w:r>
      <w:r w:rsidRPr="00003573">
        <w:rPr>
          <w:i/>
          <w:iCs/>
        </w:rPr>
        <w:t>server side</w:t>
      </w:r>
      <w:r w:rsidRPr="00003573">
        <w:t> programming language that can make HTTP requests to target the CoinMarketCap API. All requests should target domain https://pro-api.coinmarketcap.com.</w:t>
      </w:r>
    </w:p>
    <w:p w14:paraId="1AE1B6F5" w14:textId="77777777" w:rsidR="00003573" w:rsidRPr="00003573" w:rsidRDefault="00003573" w:rsidP="00003573">
      <w:r w:rsidRPr="00003573">
        <w:t>You can supply your API Key in REST API calls in one of two ways:</w:t>
      </w:r>
    </w:p>
    <w:p w14:paraId="6034A015" w14:textId="77777777" w:rsidR="00003573" w:rsidRPr="00003573" w:rsidRDefault="00003573" w:rsidP="00003573">
      <w:pPr>
        <w:numPr>
          <w:ilvl w:val="0"/>
          <w:numId w:val="2"/>
        </w:numPr>
      </w:pPr>
      <w:r w:rsidRPr="00003573">
        <w:t>Preferred method: Via a custom header named X-CMC_PRO_API_KEY</w:t>
      </w:r>
    </w:p>
    <w:p w14:paraId="5DEE1F9E" w14:textId="77777777" w:rsidR="00003573" w:rsidRPr="00003573" w:rsidRDefault="00003573" w:rsidP="00003573">
      <w:pPr>
        <w:numPr>
          <w:ilvl w:val="0"/>
          <w:numId w:val="2"/>
        </w:numPr>
      </w:pPr>
      <w:r w:rsidRPr="00003573">
        <w:t>Convenience method: Via a query string parameter named CMC_PRO_API_KEY</w:t>
      </w:r>
    </w:p>
    <w:p w14:paraId="133FD003" w14:textId="77777777" w:rsidR="00003573" w:rsidRPr="00003573" w:rsidRDefault="00003573" w:rsidP="00003573">
      <w:r w:rsidRPr="00003573">
        <w:rPr>
          <w:b/>
          <w:bCs/>
          <w:i/>
          <w:iCs/>
        </w:rPr>
        <w:t>Security Warning:</w:t>
      </w:r>
      <w:r w:rsidRPr="00003573">
        <w:rPr>
          <w:i/>
          <w:iCs/>
        </w:rPr>
        <w:t> It's important to secure your API Key against public access. The custom header option is strongly recommended over the querystring option for passing your API Key in a production environment.</w:t>
      </w:r>
    </w:p>
    <w:p w14:paraId="121BADE1" w14:textId="77777777" w:rsidR="00003573" w:rsidRPr="00003573" w:rsidRDefault="00003573" w:rsidP="00003573">
      <w:r w:rsidRPr="00003573">
        <w:t>API Key Usage Credits</w:t>
      </w:r>
    </w:p>
    <w:p w14:paraId="4AEA3959" w14:textId="77777777" w:rsidR="00003573" w:rsidRPr="00003573" w:rsidRDefault="00003573" w:rsidP="00003573">
      <w:r w:rsidRPr="00003573">
        <w:t>Most API plans include a daily and monthly limit or "hard cap" to the number of data calls that can be made. This usage is tracked as API "call credits" which are incremented 1:1 against successful (HTTP Status 200) data calls made with your key with these exceptions:</w:t>
      </w:r>
    </w:p>
    <w:p w14:paraId="16A6F668" w14:textId="77777777" w:rsidR="00003573" w:rsidRPr="00003573" w:rsidRDefault="00003573" w:rsidP="00003573">
      <w:pPr>
        <w:numPr>
          <w:ilvl w:val="0"/>
          <w:numId w:val="3"/>
        </w:numPr>
      </w:pPr>
      <w:r w:rsidRPr="00003573">
        <w:t>Account management endpoints, usage stats endpoints, and error responses are not included in this limit.</w:t>
      </w:r>
    </w:p>
    <w:p w14:paraId="1E47BCEA" w14:textId="77777777" w:rsidR="00003573" w:rsidRPr="00003573" w:rsidRDefault="00003573" w:rsidP="00003573">
      <w:pPr>
        <w:numPr>
          <w:ilvl w:val="0"/>
          <w:numId w:val="3"/>
        </w:numPr>
      </w:pPr>
      <w:r w:rsidRPr="00003573">
        <w:rPr>
          <w:b/>
          <w:bCs/>
        </w:rPr>
        <w:t>Paginated endpoints:</w:t>
      </w:r>
      <w:r w:rsidRPr="00003573">
        <w:t> List-based endpoints track an additional call credit for every 100 data points returned (rounded up) beyond our 100 data point defaults. Our lightweight /map endpoints are not included in this limit and always count as 1 credit. See individual endpoint documentation for more details.</w:t>
      </w:r>
    </w:p>
    <w:p w14:paraId="41271B46" w14:textId="77777777" w:rsidR="00003573" w:rsidRPr="00003573" w:rsidRDefault="00003573" w:rsidP="00003573">
      <w:pPr>
        <w:numPr>
          <w:ilvl w:val="0"/>
          <w:numId w:val="3"/>
        </w:numPr>
      </w:pPr>
      <w:r w:rsidRPr="00003573">
        <w:rPr>
          <w:b/>
          <w:bCs/>
        </w:rPr>
        <w:t>Bundled API calls:</w:t>
      </w:r>
      <w:r w:rsidRPr="00003573">
        <w:t> Many endpoints support </w:t>
      </w:r>
      <w:hyperlink r:id="rId10" w:anchor="section/Standards-and-Conventions" w:history="1">
        <w:r w:rsidRPr="00003573">
          <w:rPr>
            <w:rStyle w:val="Hyperlink"/>
          </w:rPr>
          <w:t>resource and currency conversion bundling</w:t>
        </w:r>
      </w:hyperlink>
      <w:r w:rsidRPr="00003573">
        <w:t>. Bundled resources are also tracked as 1 call credit for every 100 resources returned (rounded up). Optional currency conversion bundling using the convert parameter also increment an additional API call credit for every conversion requested beyond the first.</w:t>
      </w:r>
    </w:p>
    <w:p w14:paraId="144E2419" w14:textId="77777777" w:rsidR="00003573" w:rsidRPr="00003573" w:rsidRDefault="00003573" w:rsidP="00003573">
      <w:r w:rsidRPr="00003573">
        <w:t>You can log in to the </w:t>
      </w:r>
      <w:hyperlink r:id="rId11" w:history="1">
        <w:r w:rsidRPr="00003573">
          <w:rPr>
            <w:rStyle w:val="Hyperlink"/>
          </w:rPr>
          <w:t>Developer Portal</w:t>
        </w:r>
      </w:hyperlink>
      <w:r w:rsidRPr="00003573">
        <w:t> to view live stats on your API Key usage and limits including the number of credits used for each call. You can also find call credit usage in the JSON response for each API call. See the </w:t>
      </w:r>
      <w:hyperlink r:id="rId12" w:anchor="section/Standards-and-Conventions" w:history="1">
        <w:r w:rsidRPr="00003573">
          <w:rPr>
            <w:rStyle w:val="Hyperlink"/>
          </w:rPr>
          <w:t>status object</w:t>
        </w:r>
      </w:hyperlink>
      <w:r w:rsidRPr="00003573">
        <w:t> for details. You may also use the </w:t>
      </w:r>
      <w:hyperlink r:id="rId13" w:anchor="operation/getV1KeyInfo" w:history="1">
        <w:r w:rsidRPr="00003573">
          <w:rPr>
            <w:rStyle w:val="Hyperlink"/>
          </w:rPr>
          <w:t>/key/info</w:t>
        </w:r>
      </w:hyperlink>
      <w:r w:rsidRPr="00003573">
        <w:t> endpoint to quickly review your usage and when daily/monthly credits reset directly from the API.</w:t>
      </w:r>
    </w:p>
    <w:p w14:paraId="14CB9A7E" w14:textId="77777777" w:rsidR="00003573" w:rsidRPr="00003573" w:rsidRDefault="00003573" w:rsidP="00003573">
      <w:r w:rsidRPr="00003573">
        <w:rPr>
          <w:b/>
          <w:bCs/>
          <w:i/>
          <w:iCs/>
        </w:rPr>
        <w:t>Note:</w:t>
      </w:r>
      <w:r w:rsidRPr="00003573">
        <w:rPr>
          <w:i/>
          <w:iCs/>
        </w:rPr>
        <w:t> "day" and "month" credit usage periods are defined relative to your API subscription. For example, if your monthly subscription started on the 5th at 5:30am, this billing anchor is also when your monthly credits refresh each month. The free Basic tier resets each day at UTC midnight and each calendar month at UTC midnight.</w:t>
      </w:r>
    </w:p>
    <w:p w14:paraId="61F28B38" w14:textId="77777777" w:rsidR="00003573" w:rsidRPr="00003573" w:rsidRDefault="00003573" w:rsidP="00003573">
      <w:bookmarkStart w:id="2" w:name="endpoint-overview"/>
      <w:bookmarkEnd w:id="2"/>
      <w:r w:rsidRPr="00003573">
        <w:t>Endpoint Overview</w:t>
      </w:r>
    </w:p>
    <w:p w14:paraId="30D3CD12" w14:textId="77777777" w:rsidR="00003573" w:rsidRPr="00003573" w:rsidRDefault="00003573" w:rsidP="00003573">
      <w:r w:rsidRPr="00003573">
        <w:t>The CoinMarketCap API is divided into 8 top-level categories</w:t>
      </w:r>
    </w:p>
    <w:tbl>
      <w:tblPr>
        <w:tblW w:w="11398" w:type="dxa"/>
        <w:tblCellMar>
          <w:top w:w="15" w:type="dxa"/>
          <w:left w:w="15" w:type="dxa"/>
          <w:bottom w:w="15" w:type="dxa"/>
          <w:right w:w="15" w:type="dxa"/>
        </w:tblCellMar>
        <w:tblLook w:val="04A0" w:firstRow="1" w:lastRow="0" w:firstColumn="1" w:lastColumn="0" w:noHBand="0" w:noVBand="1"/>
      </w:tblPr>
      <w:tblGrid>
        <w:gridCol w:w="2068"/>
        <w:gridCol w:w="9330"/>
      </w:tblGrid>
      <w:tr w:rsidR="00003573" w:rsidRPr="00003573" w14:paraId="130C108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6EEA54" w14:textId="77777777" w:rsidR="00003573" w:rsidRPr="00003573" w:rsidRDefault="00003573" w:rsidP="00003573">
            <w:pPr>
              <w:rPr>
                <w:b/>
                <w:bCs/>
              </w:rPr>
            </w:pPr>
            <w:r w:rsidRPr="00003573">
              <w:rPr>
                <w:b/>
                <w:bCs/>
              </w:rPr>
              <w:t>Endpoint Category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207A98" w14:textId="77777777" w:rsidR="00003573" w:rsidRPr="00003573" w:rsidRDefault="00003573" w:rsidP="00003573">
            <w:pPr>
              <w:rPr>
                <w:b/>
                <w:bCs/>
              </w:rPr>
            </w:pPr>
            <w:r w:rsidRPr="00003573">
              <w:rPr>
                <w:b/>
                <w:bCs/>
              </w:rPr>
              <w:t>Description</w:t>
            </w:r>
          </w:p>
        </w:tc>
      </w:tr>
      <w:tr w:rsidR="00003573" w:rsidRPr="00003573" w14:paraId="24D0D29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E2054C" w14:textId="77777777" w:rsidR="00003573" w:rsidRPr="00003573" w:rsidRDefault="00003573" w:rsidP="00003573">
            <w:hyperlink r:id="rId14" w:anchor="tag/cryptocurrency" w:history="1">
              <w:r w:rsidRPr="00003573">
                <w:rPr>
                  <w:rStyle w:val="Hyperlink"/>
                </w:rPr>
                <w:t>/cryptocurrency/*</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F205AF" w14:textId="77777777" w:rsidR="00003573" w:rsidRPr="00003573" w:rsidRDefault="00003573" w:rsidP="00003573">
            <w:r w:rsidRPr="00003573">
              <w:t>Endpoints that return data around cryptocurrencies such as ordered cryptocurrency lists or price and volume data.</w:t>
            </w:r>
          </w:p>
        </w:tc>
      </w:tr>
      <w:tr w:rsidR="00003573" w:rsidRPr="00003573" w14:paraId="6B1FF17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2B66F5" w14:textId="77777777" w:rsidR="00003573" w:rsidRPr="00003573" w:rsidRDefault="00003573" w:rsidP="00003573">
            <w:hyperlink r:id="rId15" w:anchor="tag/exchange" w:history="1">
              <w:r w:rsidRPr="00003573">
                <w:rPr>
                  <w:rStyle w:val="Hyperlink"/>
                </w:rPr>
                <w:t>/exchange/*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19B41F" w14:textId="77777777" w:rsidR="00003573" w:rsidRPr="00003573" w:rsidRDefault="00003573" w:rsidP="00003573">
            <w:r w:rsidRPr="00003573">
              <w:t>Endpoints that return data around cryptocurrency exchanges such as ordered exchange lists and market pair data.</w:t>
            </w:r>
          </w:p>
        </w:tc>
      </w:tr>
      <w:tr w:rsidR="00003573" w:rsidRPr="00003573" w14:paraId="252C6BC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80155D" w14:textId="77777777" w:rsidR="00003573" w:rsidRPr="00003573" w:rsidRDefault="00003573" w:rsidP="00003573">
            <w:hyperlink r:id="rId16" w:anchor="tag/global-metrics" w:history="1">
              <w:r w:rsidRPr="00003573">
                <w:rPr>
                  <w:rStyle w:val="Hyperlink"/>
                </w:rPr>
                <w:t>/global-metrics/*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C0593E" w14:textId="77777777" w:rsidR="00003573" w:rsidRPr="00003573" w:rsidRDefault="00003573" w:rsidP="00003573">
            <w:r w:rsidRPr="00003573">
              <w:t>Endpoints that return aggregate market data such as global market cap and BTC dominance.</w:t>
            </w:r>
          </w:p>
        </w:tc>
      </w:tr>
      <w:tr w:rsidR="00003573" w:rsidRPr="00003573" w14:paraId="5D8E8DB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306DDE" w14:textId="77777777" w:rsidR="00003573" w:rsidRPr="00003573" w:rsidRDefault="00003573" w:rsidP="00003573">
            <w:hyperlink r:id="rId17" w:anchor="tag/tools" w:history="1">
              <w:r w:rsidRPr="00003573">
                <w:rPr>
                  <w:rStyle w:val="Hyperlink"/>
                </w:rPr>
                <w:t>/tools/*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F3A1AF" w14:textId="77777777" w:rsidR="00003573" w:rsidRPr="00003573" w:rsidRDefault="00003573" w:rsidP="00003573">
            <w:r w:rsidRPr="00003573">
              <w:t>Useful utilities such as cryptocurrency and fiat price conversions.</w:t>
            </w:r>
          </w:p>
        </w:tc>
      </w:tr>
      <w:tr w:rsidR="00003573" w:rsidRPr="00003573" w14:paraId="136B966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DF88D6" w14:textId="77777777" w:rsidR="00003573" w:rsidRPr="00003573" w:rsidRDefault="00003573" w:rsidP="00003573">
            <w:hyperlink r:id="rId18" w:anchor="tag/blockchain" w:history="1">
              <w:r w:rsidRPr="00003573">
                <w:rPr>
                  <w:rStyle w:val="Hyperlink"/>
                </w:rPr>
                <w:t>/blockchain/*</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914E09" w14:textId="77777777" w:rsidR="00003573" w:rsidRPr="00003573" w:rsidRDefault="00003573" w:rsidP="00003573">
            <w:r w:rsidRPr="00003573">
              <w:t>Endpoints that return block explorer related data for blockchains.</w:t>
            </w:r>
          </w:p>
        </w:tc>
      </w:tr>
      <w:tr w:rsidR="00003573" w:rsidRPr="00003573" w14:paraId="543C3D0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7491F5" w14:textId="77777777" w:rsidR="00003573" w:rsidRPr="00003573" w:rsidRDefault="00003573" w:rsidP="00003573">
            <w:hyperlink r:id="rId19" w:anchor="tag/fiat" w:history="1">
              <w:r w:rsidRPr="00003573">
                <w:rPr>
                  <w:rStyle w:val="Hyperlink"/>
                </w:rPr>
                <w:t>/fiat/*</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101682" w14:textId="77777777" w:rsidR="00003573" w:rsidRPr="00003573" w:rsidRDefault="00003573" w:rsidP="00003573">
            <w:r w:rsidRPr="00003573">
              <w:t>Endpoints that return data around fiats currencies including mapping to CMC IDs.</w:t>
            </w:r>
          </w:p>
        </w:tc>
      </w:tr>
      <w:tr w:rsidR="00003573" w:rsidRPr="00003573" w14:paraId="159F075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FE6ADF" w14:textId="77777777" w:rsidR="00003573" w:rsidRPr="00003573" w:rsidRDefault="00003573" w:rsidP="00003573">
            <w:hyperlink r:id="rId20" w:anchor="tag/partners" w:history="1">
              <w:r w:rsidRPr="00003573">
                <w:rPr>
                  <w:rStyle w:val="Hyperlink"/>
                </w:rPr>
                <w:t>/partners/*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56B65E" w14:textId="77777777" w:rsidR="00003573" w:rsidRPr="00003573" w:rsidRDefault="00003573" w:rsidP="00003573">
            <w:r w:rsidRPr="00003573">
              <w:t>Endpoints for convenient access to 3rd party crypto data.</w:t>
            </w:r>
          </w:p>
        </w:tc>
      </w:tr>
      <w:tr w:rsidR="00003573" w:rsidRPr="00003573" w14:paraId="4335477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E8A018" w14:textId="77777777" w:rsidR="00003573" w:rsidRPr="00003573" w:rsidRDefault="00003573" w:rsidP="00003573">
            <w:hyperlink r:id="rId21" w:anchor="tag/key" w:history="1">
              <w:r w:rsidRPr="00003573">
                <w:rPr>
                  <w:rStyle w:val="Hyperlink"/>
                </w:rPr>
                <w:t>/key/*</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528140" w14:textId="77777777" w:rsidR="00003573" w:rsidRPr="00003573" w:rsidRDefault="00003573" w:rsidP="00003573">
            <w:r w:rsidRPr="00003573">
              <w:t>API key administration endpoints to review and manage your usage.</w:t>
            </w:r>
          </w:p>
        </w:tc>
      </w:tr>
      <w:tr w:rsidR="00003573" w:rsidRPr="00003573" w14:paraId="19F3284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04A568" w14:textId="77777777" w:rsidR="00003573" w:rsidRPr="00003573" w:rsidRDefault="00003573" w:rsidP="00003573">
            <w:hyperlink r:id="rId22" w:anchor="tag/content" w:history="1">
              <w:r w:rsidRPr="00003573">
                <w:rPr>
                  <w:rStyle w:val="Hyperlink"/>
                </w:rPr>
                <w:t>/content/*</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4A718E" w14:textId="77777777" w:rsidR="00003573" w:rsidRPr="00003573" w:rsidRDefault="00003573" w:rsidP="00003573">
            <w:r w:rsidRPr="00003573">
              <w:t>Endpoints that return cryptocurrency-related news, headlines, articles, posts, and comments.</w:t>
            </w:r>
          </w:p>
        </w:tc>
      </w:tr>
    </w:tbl>
    <w:p w14:paraId="205D27E0" w14:textId="77777777" w:rsidR="00003573" w:rsidRPr="00003573" w:rsidRDefault="00003573" w:rsidP="00003573">
      <w:r w:rsidRPr="00003573">
        <w:t>Endpoint paths follow a pattern matching the type of data provided</w:t>
      </w:r>
    </w:p>
    <w:tbl>
      <w:tblPr>
        <w:tblW w:w="11398" w:type="dxa"/>
        <w:tblCellMar>
          <w:top w:w="15" w:type="dxa"/>
          <w:left w:w="15" w:type="dxa"/>
          <w:bottom w:w="15" w:type="dxa"/>
          <w:right w:w="15" w:type="dxa"/>
        </w:tblCellMar>
        <w:tblLook w:val="04A0" w:firstRow="1" w:lastRow="0" w:firstColumn="1" w:lastColumn="0" w:noHBand="0" w:noVBand="1"/>
      </w:tblPr>
      <w:tblGrid>
        <w:gridCol w:w="1660"/>
        <w:gridCol w:w="2303"/>
        <w:gridCol w:w="7435"/>
      </w:tblGrid>
      <w:tr w:rsidR="00003573" w:rsidRPr="00003573" w14:paraId="03EA8D9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CF8E6C" w14:textId="77777777" w:rsidR="00003573" w:rsidRPr="00003573" w:rsidRDefault="00003573" w:rsidP="00003573">
            <w:pPr>
              <w:rPr>
                <w:b/>
                <w:bCs/>
              </w:rPr>
            </w:pPr>
            <w:r w:rsidRPr="00003573">
              <w:rPr>
                <w:b/>
                <w:bCs/>
              </w:rPr>
              <w:t>Endpoint Path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979B1B" w14:textId="77777777" w:rsidR="00003573" w:rsidRPr="00003573" w:rsidRDefault="00003573" w:rsidP="00003573">
            <w:pPr>
              <w:rPr>
                <w:b/>
                <w:bCs/>
              </w:rPr>
            </w:pPr>
            <w:r w:rsidRPr="00003573">
              <w:rPr>
                <w:b/>
                <w:bCs/>
              </w:rPr>
              <w:t>Endpoint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26146E" w14:textId="77777777" w:rsidR="00003573" w:rsidRPr="00003573" w:rsidRDefault="00003573" w:rsidP="00003573">
            <w:pPr>
              <w:rPr>
                <w:b/>
                <w:bCs/>
              </w:rPr>
            </w:pPr>
            <w:r w:rsidRPr="00003573">
              <w:rPr>
                <w:b/>
                <w:bCs/>
              </w:rPr>
              <w:t>Description</w:t>
            </w:r>
          </w:p>
        </w:tc>
      </w:tr>
      <w:tr w:rsidR="00003573" w:rsidRPr="00003573" w14:paraId="567438E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469439" w14:textId="77777777" w:rsidR="00003573" w:rsidRPr="00003573" w:rsidRDefault="00003573" w:rsidP="00003573">
            <w:r w:rsidRPr="00003573">
              <w:t>*/latest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B13BA8" w14:textId="77777777" w:rsidR="00003573" w:rsidRPr="00003573" w:rsidRDefault="00003573" w:rsidP="00003573">
            <w:r w:rsidRPr="00003573">
              <w:t>Latest Market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4A538D" w14:textId="77777777" w:rsidR="00003573" w:rsidRPr="00003573" w:rsidRDefault="00003573" w:rsidP="00003573">
            <w:r w:rsidRPr="00003573">
              <w:t>Latest market ticker quotes and averages for cryptocurrencies and exchanges.</w:t>
            </w:r>
          </w:p>
        </w:tc>
      </w:tr>
      <w:tr w:rsidR="00003573" w:rsidRPr="00003573" w14:paraId="1E79254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B84A0A" w14:textId="77777777" w:rsidR="00003573" w:rsidRPr="00003573" w:rsidRDefault="00003573" w:rsidP="00003573">
            <w:r w:rsidRPr="00003573">
              <w:t>*/historical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FD4418" w14:textId="77777777" w:rsidR="00003573" w:rsidRPr="00003573" w:rsidRDefault="00003573" w:rsidP="00003573">
            <w:r w:rsidRPr="00003573">
              <w:t>Historical Market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29F3C3" w14:textId="77777777" w:rsidR="00003573" w:rsidRPr="00003573" w:rsidRDefault="00003573" w:rsidP="00003573">
            <w:r w:rsidRPr="00003573">
              <w:t>Intervals of historic market data like OHLCV data or data for use in charting libraries.</w:t>
            </w:r>
          </w:p>
        </w:tc>
      </w:tr>
      <w:tr w:rsidR="00003573" w:rsidRPr="00003573" w14:paraId="5680754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98F449" w14:textId="77777777" w:rsidR="00003573" w:rsidRPr="00003573" w:rsidRDefault="00003573" w:rsidP="00003573">
            <w:r w:rsidRPr="00003573">
              <w:t>*/info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E061EC" w14:textId="77777777" w:rsidR="00003573" w:rsidRPr="00003573" w:rsidRDefault="00003573" w:rsidP="00003573">
            <w:r w:rsidRPr="00003573">
              <w:t>Metadata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196690" w14:textId="77777777" w:rsidR="00003573" w:rsidRPr="00003573" w:rsidRDefault="00003573" w:rsidP="00003573">
            <w:r w:rsidRPr="00003573">
              <w:t>Cryptocurrency and exchange metadata like block explorer URLs and logos.</w:t>
            </w:r>
          </w:p>
        </w:tc>
      </w:tr>
      <w:tr w:rsidR="00003573" w:rsidRPr="00003573" w14:paraId="4FBFF59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1F41BE" w14:textId="77777777" w:rsidR="00003573" w:rsidRPr="00003573" w:rsidRDefault="00003573" w:rsidP="00003573">
            <w:r w:rsidRPr="00003573">
              <w:t>*/map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29C48D" w14:textId="77777777" w:rsidR="00003573" w:rsidRPr="00003573" w:rsidRDefault="00003573" w:rsidP="00003573">
            <w:r w:rsidRPr="00003573">
              <w:t>ID Maps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664DB5" w14:textId="77777777" w:rsidR="00003573" w:rsidRPr="00003573" w:rsidRDefault="00003573" w:rsidP="00003573">
            <w:r w:rsidRPr="00003573">
              <w:t>Utility endpoints to get a map of resources to CoinMarketCap IDs.</w:t>
            </w:r>
          </w:p>
        </w:tc>
      </w:tr>
    </w:tbl>
    <w:p w14:paraId="123D7DB8" w14:textId="77777777" w:rsidR="00003573" w:rsidRPr="00003573" w:rsidRDefault="00003573" w:rsidP="00003573">
      <w:r w:rsidRPr="00003573">
        <w:t>Cryptocurrency and exchange endpoints provide 2 different ways of accessing data depending on purpose</w:t>
      </w:r>
    </w:p>
    <w:p w14:paraId="5C0CC9D8" w14:textId="77777777" w:rsidR="00003573" w:rsidRPr="00003573" w:rsidRDefault="00003573" w:rsidP="00003573">
      <w:pPr>
        <w:numPr>
          <w:ilvl w:val="0"/>
          <w:numId w:val="4"/>
        </w:numPr>
      </w:pPr>
      <w:r w:rsidRPr="00003573">
        <w:rPr>
          <w:b/>
          <w:bCs/>
        </w:rPr>
        <w:t>Listing endpoints:</w:t>
      </w:r>
      <w:r w:rsidRPr="00003573">
        <w:t> Flexible paginated */listings/* endpoints allow you to sort and filter lists of data like cryptocurrencies by market cap or exchanges by volume.</w:t>
      </w:r>
    </w:p>
    <w:p w14:paraId="71A840AD" w14:textId="77777777" w:rsidR="00003573" w:rsidRPr="00003573" w:rsidRDefault="00003573" w:rsidP="00003573">
      <w:pPr>
        <w:numPr>
          <w:ilvl w:val="0"/>
          <w:numId w:val="4"/>
        </w:numPr>
      </w:pPr>
      <w:r w:rsidRPr="00003573">
        <w:rPr>
          <w:b/>
          <w:bCs/>
        </w:rPr>
        <w:t>Item endpoints:</w:t>
      </w:r>
      <w:r w:rsidRPr="00003573">
        <w:t> Convenient ID-based resource endpoints like */quotes/* and */market-pairs/* allow you to bundle several IDs; for example, this allows you to get latest market quotes for a specific set of cryptocurrencies in one call.</w:t>
      </w:r>
    </w:p>
    <w:p w14:paraId="5EC62B8D" w14:textId="77777777" w:rsidR="00003573" w:rsidRPr="00003573" w:rsidRDefault="00003573" w:rsidP="00003573">
      <w:bookmarkStart w:id="3" w:name="standards-and-conventions"/>
      <w:bookmarkEnd w:id="3"/>
      <w:r w:rsidRPr="00003573">
        <w:t>Standards and Conventions</w:t>
      </w:r>
    </w:p>
    <w:p w14:paraId="7381A00E" w14:textId="77777777" w:rsidR="00003573" w:rsidRPr="00003573" w:rsidRDefault="00003573" w:rsidP="00003573">
      <w:r w:rsidRPr="00003573">
        <w:t>Each HTTP request must contain the header Accept: application/json. You should also send an Accept-Encoding: deflate, gzip header to receive data fast and efficiently.</w:t>
      </w:r>
    </w:p>
    <w:p w14:paraId="4EE61F23" w14:textId="77777777" w:rsidR="00003573" w:rsidRPr="00003573" w:rsidRDefault="00003573" w:rsidP="00003573">
      <w:r w:rsidRPr="00003573">
        <w:t>Endpoint Response Payload Format</w:t>
      </w:r>
    </w:p>
    <w:p w14:paraId="6D456AD6" w14:textId="77777777" w:rsidR="00003573" w:rsidRPr="00003573" w:rsidRDefault="00003573" w:rsidP="00003573">
      <w:r w:rsidRPr="00003573">
        <w:t>All endpoints return data in JSON format with the results of your query under data if the call is successful.</w:t>
      </w:r>
    </w:p>
    <w:p w14:paraId="1B208DE1" w14:textId="77777777" w:rsidR="00003573" w:rsidRPr="00003573" w:rsidRDefault="00003573" w:rsidP="00003573">
      <w:r w:rsidRPr="00003573">
        <w:t>A Status object is always included for both successful calls and failures when possible. The Status object always includes the current time on the server when the call was executed as timestamp, the number of API call credits this call utilized as credit_count, and the number of milliseconds it took to process the request as elapsed. Any details about errors encountered can be found under the error_code and error_message. See </w:t>
      </w:r>
      <w:hyperlink r:id="rId23" w:anchor="section/Errors-and-Rate-Limits" w:history="1">
        <w:r w:rsidRPr="00003573">
          <w:rPr>
            <w:rStyle w:val="Hyperlink"/>
          </w:rPr>
          <w:t>Errors and Rate Limits</w:t>
        </w:r>
      </w:hyperlink>
      <w:r w:rsidRPr="00003573">
        <w:t> for details on errors.</w:t>
      </w:r>
    </w:p>
    <w:p w14:paraId="4AEFA736" w14:textId="77777777" w:rsidR="00003573" w:rsidRPr="00003573" w:rsidRDefault="00003573" w:rsidP="00003573">
      <w:r w:rsidRPr="00003573">
        <w:t>{</w:t>
      </w:r>
    </w:p>
    <w:p w14:paraId="66EE9E7A" w14:textId="77777777" w:rsidR="00003573" w:rsidRPr="00003573" w:rsidRDefault="00003573" w:rsidP="00003573">
      <w:r w:rsidRPr="00003573">
        <w:t xml:space="preserve">  "data" : {</w:t>
      </w:r>
    </w:p>
    <w:p w14:paraId="6B42A2AE" w14:textId="77777777" w:rsidR="00003573" w:rsidRPr="00003573" w:rsidRDefault="00003573" w:rsidP="00003573">
      <w:r w:rsidRPr="00003573">
        <w:t xml:space="preserve">    ...</w:t>
      </w:r>
    </w:p>
    <w:p w14:paraId="7667F0C8" w14:textId="77777777" w:rsidR="00003573" w:rsidRPr="00003573" w:rsidRDefault="00003573" w:rsidP="00003573">
      <w:r w:rsidRPr="00003573">
        <w:t xml:space="preserve">  },</w:t>
      </w:r>
    </w:p>
    <w:p w14:paraId="0C8D275D" w14:textId="77777777" w:rsidR="00003573" w:rsidRPr="00003573" w:rsidRDefault="00003573" w:rsidP="00003573">
      <w:r w:rsidRPr="00003573">
        <w:t xml:space="preserve">  "status": {</w:t>
      </w:r>
    </w:p>
    <w:p w14:paraId="1E2BD442" w14:textId="77777777" w:rsidR="00003573" w:rsidRPr="00003573" w:rsidRDefault="00003573" w:rsidP="00003573">
      <w:r w:rsidRPr="00003573">
        <w:t xml:space="preserve">    "timestamp": "2018-06-06T07:52:27.273Z",</w:t>
      </w:r>
    </w:p>
    <w:p w14:paraId="127AA7AB" w14:textId="77777777" w:rsidR="00003573" w:rsidRPr="00003573" w:rsidRDefault="00003573" w:rsidP="00003573">
      <w:r w:rsidRPr="00003573">
        <w:t xml:space="preserve">    "error_code": 400,</w:t>
      </w:r>
    </w:p>
    <w:p w14:paraId="067F0DBC" w14:textId="77777777" w:rsidR="00003573" w:rsidRPr="00003573" w:rsidRDefault="00003573" w:rsidP="00003573">
      <w:r w:rsidRPr="00003573">
        <w:t xml:space="preserve">    "error_message": "Invalid value for \"id\"",</w:t>
      </w:r>
    </w:p>
    <w:p w14:paraId="533EAB21" w14:textId="77777777" w:rsidR="00003573" w:rsidRPr="00003573" w:rsidRDefault="00003573" w:rsidP="00003573">
      <w:r w:rsidRPr="00003573">
        <w:t xml:space="preserve">    "elapsed": 0,</w:t>
      </w:r>
    </w:p>
    <w:p w14:paraId="2637F5EB" w14:textId="77777777" w:rsidR="00003573" w:rsidRPr="00003573" w:rsidRDefault="00003573" w:rsidP="00003573">
      <w:r w:rsidRPr="00003573">
        <w:t xml:space="preserve">    "credit_count": 0</w:t>
      </w:r>
    </w:p>
    <w:p w14:paraId="4BE2058C" w14:textId="77777777" w:rsidR="00003573" w:rsidRPr="00003573" w:rsidRDefault="00003573" w:rsidP="00003573">
      <w:r w:rsidRPr="00003573">
        <w:t xml:space="preserve">  }</w:t>
      </w:r>
    </w:p>
    <w:p w14:paraId="38FBA925" w14:textId="77777777" w:rsidR="00003573" w:rsidRPr="00003573" w:rsidRDefault="00003573" w:rsidP="00003573">
      <w:r w:rsidRPr="00003573">
        <w:t>}</w:t>
      </w:r>
    </w:p>
    <w:p w14:paraId="2994CFC0" w14:textId="77777777" w:rsidR="00003573" w:rsidRPr="00003573" w:rsidRDefault="00003573" w:rsidP="00003573">
      <w:r w:rsidRPr="00003573">
        <w:t>Cryptocurrency, Exchange, and Fiat currency identifiers</w:t>
      </w:r>
    </w:p>
    <w:p w14:paraId="4CF2D463" w14:textId="77777777" w:rsidR="00003573" w:rsidRPr="00003573" w:rsidRDefault="00003573" w:rsidP="00003573">
      <w:pPr>
        <w:numPr>
          <w:ilvl w:val="0"/>
          <w:numId w:val="5"/>
        </w:numPr>
      </w:pPr>
      <w:r w:rsidRPr="00003573">
        <w:t>Cryptocurrencies may be identified in endpoints using either the cryptocurrency's unique CoinMarketCap ID as id (eg. id=1 for Bitcoin) or the cryptocurrency's symbol (eg. symbol=BTC for Bitcoin). For a current list of supported cryptocurrencies use our </w:t>
      </w:r>
      <w:hyperlink r:id="rId24" w:anchor="operation/getV1CryptocurrencyMap" w:history="1">
        <w:r w:rsidRPr="00003573">
          <w:rPr>
            <w:rStyle w:val="Hyperlink"/>
          </w:rPr>
          <w:t>/cryptocurrency/map call</w:t>
        </w:r>
      </w:hyperlink>
      <w:r w:rsidRPr="00003573">
        <w:t>.</w:t>
      </w:r>
    </w:p>
    <w:p w14:paraId="1ACAB96D" w14:textId="77777777" w:rsidR="00003573" w:rsidRPr="00003573" w:rsidRDefault="00003573" w:rsidP="00003573">
      <w:pPr>
        <w:numPr>
          <w:ilvl w:val="0"/>
          <w:numId w:val="5"/>
        </w:numPr>
      </w:pPr>
      <w:r w:rsidRPr="00003573">
        <w:t>Exchanges may be identified in endpoints using either the exchange's unique CoinMarketCap ID as id (eg. id=270 for Binance) or the exchange's web slug (eg. slug=binance for Binance). For a current list of supported exchanges use our </w:t>
      </w:r>
      <w:hyperlink r:id="rId25" w:anchor="operation/getV1ExchangeMap" w:history="1">
        <w:r w:rsidRPr="00003573">
          <w:rPr>
            <w:rStyle w:val="Hyperlink"/>
          </w:rPr>
          <w:t>/exchange/map call</w:t>
        </w:r>
      </w:hyperlink>
      <w:r w:rsidRPr="00003573">
        <w:t>.</w:t>
      </w:r>
    </w:p>
    <w:p w14:paraId="6E384DCE" w14:textId="77777777" w:rsidR="00003573" w:rsidRPr="00003573" w:rsidRDefault="00003573" w:rsidP="00003573">
      <w:pPr>
        <w:numPr>
          <w:ilvl w:val="0"/>
          <w:numId w:val="5"/>
        </w:numPr>
      </w:pPr>
      <w:r w:rsidRPr="00003573">
        <w:t>All fiat currency options use the standard </w:t>
      </w:r>
      <w:hyperlink r:id="rId26" w:history="1">
        <w:r w:rsidRPr="00003573">
          <w:rPr>
            <w:rStyle w:val="Hyperlink"/>
          </w:rPr>
          <w:t>ISO 8601</w:t>
        </w:r>
      </w:hyperlink>
      <w:r w:rsidRPr="00003573">
        <w:t> currency code (eg. USD for the US Dollar). For a current list of supported fiat currencies use our </w:t>
      </w:r>
      <w:hyperlink r:id="rId27" w:anchor="operation/getV1FiatMap" w:history="1">
        <w:r w:rsidRPr="00003573">
          <w:rPr>
            <w:rStyle w:val="Hyperlink"/>
          </w:rPr>
          <w:t>/fiat/map</w:t>
        </w:r>
      </w:hyperlink>
      <w:r w:rsidRPr="00003573">
        <w:t> endpoint. Unless otherwise stated, endpoints with fiat currency options like our convert parameter support these 93 major currency codes:</w:t>
      </w:r>
    </w:p>
    <w:tbl>
      <w:tblPr>
        <w:tblW w:w="11398" w:type="dxa"/>
        <w:tblCellMar>
          <w:top w:w="15" w:type="dxa"/>
          <w:left w:w="15" w:type="dxa"/>
          <w:bottom w:w="15" w:type="dxa"/>
          <w:right w:w="15" w:type="dxa"/>
        </w:tblCellMar>
        <w:tblLook w:val="04A0" w:firstRow="1" w:lastRow="0" w:firstColumn="1" w:lastColumn="0" w:noHBand="0" w:noVBand="1"/>
      </w:tblPr>
      <w:tblGrid>
        <w:gridCol w:w="6031"/>
        <w:gridCol w:w="2445"/>
        <w:gridCol w:w="2922"/>
      </w:tblGrid>
      <w:tr w:rsidR="00003573" w:rsidRPr="00003573" w14:paraId="4109583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0DD56B" w14:textId="77777777" w:rsidR="00003573" w:rsidRPr="00003573" w:rsidRDefault="00003573" w:rsidP="00003573">
            <w:pPr>
              <w:rPr>
                <w:b/>
                <w:bCs/>
              </w:rPr>
            </w:pPr>
            <w:r w:rsidRPr="00003573">
              <w:rPr>
                <w:b/>
                <w:bCs/>
              </w:rPr>
              <w:t>Currency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C12DD6" w14:textId="77777777" w:rsidR="00003573" w:rsidRPr="00003573" w:rsidRDefault="00003573" w:rsidP="00003573">
            <w:pPr>
              <w:rPr>
                <w:b/>
                <w:bCs/>
              </w:rPr>
            </w:pPr>
            <w:r w:rsidRPr="00003573">
              <w:rPr>
                <w:b/>
                <w:bCs/>
              </w:rPr>
              <w:t>Currency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08148E" w14:textId="77777777" w:rsidR="00003573" w:rsidRPr="00003573" w:rsidRDefault="00003573" w:rsidP="00003573">
            <w:pPr>
              <w:rPr>
                <w:b/>
                <w:bCs/>
              </w:rPr>
            </w:pPr>
            <w:r w:rsidRPr="00003573">
              <w:rPr>
                <w:b/>
                <w:bCs/>
              </w:rPr>
              <w:t>CoinMarketCap ID</w:t>
            </w:r>
          </w:p>
        </w:tc>
      </w:tr>
      <w:tr w:rsidR="00003573" w:rsidRPr="00003573" w14:paraId="53E7461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897F19" w14:textId="77777777" w:rsidR="00003573" w:rsidRPr="00003573" w:rsidRDefault="00003573" w:rsidP="00003573">
            <w:r w:rsidRPr="00003573">
              <w:t>United States Dollar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DDA6B8" w14:textId="77777777" w:rsidR="00003573" w:rsidRPr="00003573" w:rsidRDefault="00003573" w:rsidP="00003573">
            <w:r w:rsidRPr="00003573">
              <w:t>USD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51A302" w14:textId="77777777" w:rsidR="00003573" w:rsidRPr="00003573" w:rsidRDefault="00003573" w:rsidP="00003573">
            <w:r w:rsidRPr="00003573">
              <w:t>2781</w:t>
            </w:r>
          </w:p>
        </w:tc>
      </w:tr>
      <w:tr w:rsidR="00003573" w:rsidRPr="00003573" w14:paraId="2ED5B69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799DD3" w14:textId="77777777" w:rsidR="00003573" w:rsidRPr="00003573" w:rsidRDefault="00003573" w:rsidP="00003573">
            <w:r w:rsidRPr="00003573">
              <w:t>Albanian Lek (L)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A898F1" w14:textId="77777777" w:rsidR="00003573" w:rsidRPr="00003573" w:rsidRDefault="00003573" w:rsidP="00003573">
            <w:r w:rsidRPr="00003573">
              <w:t>ALL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0047F8" w14:textId="77777777" w:rsidR="00003573" w:rsidRPr="00003573" w:rsidRDefault="00003573" w:rsidP="00003573">
            <w:r w:rsidRPr="00003573">
              <w:t>3526</w:t>
            </w:r>
          </w:p>
        </w:tc>
      </w:tr>
      <w:tr w:rsidR="00003573" w:rsidRPr="00003573" w14:paraId="3652FDE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CA4287" w14:textId="77777777" w:rsidR="00003573" w:rsidRPr="00003573" w:rsidRDefault="00003573" w:rsidP="00003573">
            <w:r w:rsidRPr="00003573">
              <w:t>Algerian Dinar (د.ج)</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670B11" w14:textId="77777777" w:rsidR="00003573" w:rsidRPr="00003573" w:rsidRDefault="00003573" w:rsidP="00003573">
            <w:r w:rsidRPr="00003573">
              <w:t>DZD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202C5E" w14:textId="77777777" w:rsidR="00003573" w:rsidRPr="00003573" w:rsidRDefault="00003573" w:rsidP="00003573">
            <w:r w:rsidRPr="00003573">
              <w:t>3537</w:t>
            </w:r>
          </w:p>
        </w:tc>
      </w:tr>
      <w:tr w:rsidR="00003573" w:rsidRPr="00003573" w14:paraId="3D42D47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E31BAD" w14:textId="77777777" w:rsidR="00003573" w:rsidRPr="00003573" w:rsidRDefault="00003573" w:rsidP="00003573">
            <w:r w:rsidRPr="00003573">
              <w:t>Argentine Peso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A97B63" w14:textId="77777777" w:rsidR="00003573" w:rsidRPr="00003573" w:rsidRDefault="00003573" w:rsidP="00003573">
            <w:r w:rsidRPr="00003573">
              <w:t>ARS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EF6001" w14:textId="77777777" w:rsidR="00003573" w:rsidRPr="00003573" w:rsidRDefault="00003573" w:rsidP="00003573">
            <w:r w:rsidRPr="00003573">
              <w:t>2821</w:t>
            </w:r>
          </w:p>
        </w:tc>
      </w:tr>
      <w:tr w:rsidR="00003573" w:rsidRPr="00003573" w14:paraId="7BFE304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DCB0DE" w14:textId="77777777" w:rsidR="00003573" w:rsidRPr="00003573" w:rsidRDefault="00003573" w:rsidP="00003573">
            <w:r w:rsidRPr="00003573">
              <w:t>Armenian Dram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7A08DD" w14:textId="77777777" w:rsidR="00003573" w:rsidRPr="00003573" w:rsidRDefault="00003573" w:rsidP="00003573">
            <w:r w:rsidRPr="00003573">
              <w:t>AMD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B30CC7" w14:textId="77777777" w:rsidR="00003573" w:rsidRPr="00003573" w:rsidRDefault="00003573" w:rsidP="00003573">
            <w:r w:rsidRPr="00003573">
              <w:t>3527</w:t>
            </w:r>
          </w:p>
        </w:tc>
      </w:tr>
      <w:tr w:rsidR="00003573" w:rsidRPr="00003573" w14:paraId="2794485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8F8CC7" w14:textId="77777777" w:rsidR="00003573" w:rsidRPr="00003573" w:rsidRDefault="00003573" w:rsidP="00003573">
            <w:r w:rsidRPr="00003573">
              <w:t>Australian Dollar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189EE9" w14:textId="77777777" w:rsidR="00003573" w:rsidRPr="00003573" w:rsidRDefault="00003573" w:rsidP="00003573">
            <w:r w:rsidRPr="00003573">
              <w:t>AUD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952AB5" w14:textId="77777777" w:rsidR="00003573" w:rsidRPr="00003573" w:rsidRDefault="00003573" w:rsidP="00003573">
            <w:r w:rsidRPr="00003573">
              <w:t>2782</w:t>
            </w:r>
          </w:p>
        </w:tc>
      </w:tr>
      <w:tr w:rsidR="00003573" w:rsidRPr="00003573" w14:paraId="7A25026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7B1E7" w14:textId="77777777" w:rsidR="00003573" w:rsidRPr="00003573" w:rsidRDefault="00003573" w:rsidP="00003573">
            <w:r w:rsidRPr="00003573">
              <w:t>Azerbaijani Manat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60E0A2" w14:textId="77777777" w:rsidR="00003573" w:rsidRPr="00003573" w:rsidRDefault="00003573" w:rsidP="00003573">
            <w:r w:rsidRPr="00003573">
              <w:t>AZN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96681D" w14:textId="77777777" w:rsidR="00003573" w:rsidRPr="00003573" w:rsidRDefault="00003573" w:rsidP="00003573">
            <w:r w:rsidRPr="00003573">
              <w:t>3528</w:t>
            </w:r>
          </w:p>
        </w:tc>
      </w:tr>
      <w:tr w:rsidR="00003573" w:rsidRPr="00003573" w14:paraId="6F0269A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D9AFB5" w14:textId="77777777" w:rsidR="00003573" w:rsidRPr="00003573" w:rsidRDefault="00003573" w:rsidP="00003573">
            <w:r w:rsidRPr="00003573">
              <w:t>Bahraini Dinar (.د.ب)</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36BCD9" w14:textId="77777777" w:rsidR="00003573" w:rsidRPr="00003573" w:rsidRDefault="00003573" w:rsidP="00003573">
            <w:r w:rsidRPr="00003573">
              <w:t>BHD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F7A1AF" w14:textId="77777777" w:rsidR="00003573" w:rsidRPr="00003573" w:rsidRDefault="00003573" w:rsidP="00003573">
            <w:r w:rsidRPr="00003573">
              <w:t>3531</w:t>
            </w:r>
          </w:p>
        </w:tc>
      </w:tr>
      <w:tr w:rsidR="00003573" w:rsidRPr="00003573" w14:paraId="073A535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9CE70A" w14:textId="77777777" w:rsidR="00003573" w:rsidRPr="00003573" w:rsidRDefault="00003573" w:rsidP="00003573">
            <w:r w:rsidRPr="00003573">
              <w:t>Bangladeshi Taka (</w:t>
            </w:r>
            <w:r w:rsidRPr="00003573">
              <w:rPr>
                <w:rFonts w:ascii="Tahoma" w:hAnsi="Tahoma" w:cs="Tahoma"/>
              </w:rPr>
              <w:t>৳</w:t>
            </w:r>
            <w:r w:rsidRPr="00003573">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5858B5" w14:textId="77777777" w:rsidR="00003573" w:rsidRPr="00003573" w:rsidRDefault="00003573" w:rsidP="00003573">
            <w:r w:rsidRPr="00003573">
              <w:t>BDT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4FC4B6" w14:textId="77777777" w:rsidR="00003573" w:rsidRPr="00003573" w:rsidRDefault="00003573" w:rsidP="00003573">
            <w:r w:rsidRPr="00003573">
              <w:t>3530</w:t>
            </w:r>
          </w:p>
        </w:tc>
      </w:tr>
      <w:tr w:rsidR="00003573" w:rsidRPr="00003573" w14:paraId="340FD8B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9CBF18" w14:textId="77777777" w:rsidR="00003573" w:rsidRPr="00003573" w:rsidRDefault="00003573" w:rsidP="00003573">
            <w:r w:rsidRPr="00003573">
              <w:t>Belarusian Ruble (Br)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5BF149" w14:textId="77777777" w:rsidR="00003573" w:rsidRPr="00003573" w:rsidRDefault="00003573" w:rsidP="00003573">
            <w:r w:rsidRPr="00003573">
              <w:t>BYN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4430C5" w14:textId="77777777" w:rsidR="00003573" w:rsidRPr="00003573" w:rsidRDefault="00003573" w:rsidP="00003573">
            <w:r w:rsidRPr="00003573">
              <w:t>3533</w:t>
            </w:r>
          </w:p>
        </w:tc>
      </w:tr>
      <w:tr w:rsidR="00003573" w:rsidRPr="00003573" w14:paraId="1497CC5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F90A6A" w14:textId="77777777" w:rsidR="00003573" w:rsidRPr="00003573" w:rsidRDefault="00003573" w:rsidP="00003573">
            <w:r w:rsidRPr="00003573">
              <w:t>Bermudan Dollar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1177FA" w14:textId="77777777" w:rsidR="00003573" w:rsidRPr="00003573" w:rsidRDefault="00003573" w:rsidP="00003573">
            <w:r w:rsidRPr="00003573">
              <w:t>BMD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3461C7" w14:textId="77777777" w:rsidR="00003573" w:rsidRPr="00003573" w:rsidRDefault="00003573" w:rsidP="00003573">
            <w:r w:rsidRPr="00003573">
              <w:t>3532</w:t>
            </w:r>
          </w:p>
        </w:tc>
      </w:tr>
      <w:tr w:rsidR="00003573" w:rsidRPr="00003573" w14:paraId="032343C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87C0B0" w14:textId="77777777" w:rsidR="00003573" w:rsidRPr="00003573" w:rsidRDefault="00003573" w:rsidP="00003573">
            <w:r w:rsidRPr="00003573">
              <w:t>Bolivian Boliviano (Bs.)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F7DC8E" w14:textId="77777777" w:rsidR="00003573" w:rsidRPr="00003573" w:rsidRDefault="00003573" w:rsidP="00003573">
            <w:r w:rsidRPr="00003573">
              <w:t>BOB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D50B67" w14:textId="77777777" w:rsidR="00003573" w:rsidRPr="00003573" w:rsidRDefault="00003573" w:rsidP="00003573">
            <w:r w:rsidRPr="00003573">
              <w:t>2832</w:t>
            </w:r>
          </w:p>
        </w:tc>
      </w:tr>
      <w:tr w:rsidR="00003573" w:rsidRPr="00003573" w14:paraId="3134D8B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EB6568" w14:textId="77777777" w:rsidR="00003573" w:rsidRPr="00003573" w:rsidRDefault="00003573" w:rsidP="00003573">
            <w:r w:rsidRPr="00003573">
              <w:t>Bosnia-Herzegovina Convertible Mark (KM)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9E3142" w14:textId="77777777" w:rsidR="00003573" w:rsidRPr="00003573" w:rsidRDefault="00003573" w:rsidP="00003573">
            <w:r w:rsidRPr="00003573">
              <w:t>BAM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D47FBA" w14:textId="77777777" w:rsidR="00003573" w:rsidRPr="00003573" w:rsidRDefault="00003573" w:rsidP="00003573">
            <w:r w:rsidRPr="00003573">
              <w:t>3529</w:t>
            </w:r>
          </w:p>
        </w:tc>
      </w:tr>
      <w:tr w:rsidR="00003573" w:rsidRPr="00003573" w14:paraId="6601465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6BA027" w14:textId="77777777" w:rsidR="00003573" w:rsidRPr="00003573" w:rsidRDefault="00003573" w:rsidP="00003573">
            <w:r w:rsidRPr="00003573">
              <w:t>Brazilian Real (R$)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EBDBAC" w14:textId="77777777" w:rsidR="00003573" w:rsidRPr="00003573" w:rsidRDefault="00003573" w:rsidP="00003573">
            <w:r w:rsidRPr="00003573">
              <w:t>BRL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5737B8" w14:textId="77777777" w:rsidR="00003573" w:rsidRPr="00003573" w:rsidRDefault="00003573" w:rsidP="00003573">
            <w:r w:rsidRPr="00003573">
              <w:t>2783</w:t>
            </w:r>
          </w:p>
        </w:tc>
      </w:tr>
      <w:tr w:rsidR="00003573" w:rsidRPr="00003573" w14:paraId="27FAFE5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F44FCB" w14:textId="77777777" w:rsidR="00003573" w:rsidRPr="00003573" w:rsidRDefault="00003573" w:rsidP="00003573">
            <w:r w:rsidRPr="00003573">
              <w:t>Bulgarian Lev (лв)</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A616EF" w14:textId="77777777" w:rsidR="00003573" w:rsidRPr="00003573" w:rsidRDefault="00003573" w:rsidP="00003573">
            <w:r w:rsidRPr="00003573">
              <w:t>BGN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CA8FC9" w14:textId="77777777" w:rsidR="00003573" w:rsidRPr="00003573" w:rsidRDefault="00003573" w:rsidP="00003573">
            <w:r w:rsidRPr="00003573">
              <w:t>2814</w:t>
            </w:r>
          </w:p>
        </w:tc>
      </w:tr>
      <w:tr w:rsidR="00003573" w:rsidRPr="00003573" w14:paraId="27C42D7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FD28A6" w14:textId="77777777" w:rsidR="00003573" w:rsidRPr="00003573" w:rsidRDefault="00003573" w:rsidP="00003573">
            <w:r w:rsidRPr="00003573">
              <w:t>Cambodian Riel (</w:t>
            </w:r>
            <w:r w:rsidRPr="00003573">
              <w:rPr>
                <w:rFonts w:ascii="Tahoma" w:hAnsi="Tahoma" w:cs="Tahoma"/>
              </w:rPr>
              <w:t>៛</w:t>
            </w:r>
            <w:r w:rsidRPr="00003573">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0D539B" w14:textId="77777777" w:rsidR="00003573" w:rsidRPr="00003573" w:rsidRDefault="00003573" w:rsidP="00003573">
            <w:r w:rsidRPr="00003573">
              <w:t>KHR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4D18FC" w14:textId="77777777" w:rsidR="00003573" w:rsidRPr="00003573" w:rsidRDefault="00003573" w:rsidP="00003573">
            <w:r w:rsidRPr="00003573">
              <w:t>3549</w:t>
            </w:r>
          </w:p>
        </w:tc>
      </w:tr>
      <w:tr w:rsidR="00003573" w:rsidRPr="00003573" w14:paraId="6EF871D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106D92" w14:textId="77777777" w:rsidR="00003573" w:rsidRPr="00003573" w:rsidRDefault="00003573" w:rsidP="00003573">
            <w:r w:rsidRPr="00003573">
              <w:t>Canadian Dollar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4836E2" w14:textId="77777777" w:rsidR="00003573" w:rsidRPr="00003573" w:rsidRDefault="00003573" w:rsidP="00003573">
            <w:r w:rsidRPr="00003573">
              <w:t>CAD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6E4276" w14:textId="77777777" w:rsidR="00003573" w:rsidRPr="00003573" w:rsidRDefault="00003573" w:rsidP="00003573">
            <w:r w:rsidRPr="00003573">
              <w:t>2784</w:t>
            </w:r>
          </w:p>
        </w:tc>
      </w:tr>
      <w:tr w:rsidR="00003573" w:rsidRPr="00003573" w14:paraId="79D6F75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346886" w14:textId="77777777" w:rsidR="00003573" w:rsidRPr="00003573" w:rsidRDefault="00003573" w:rsidP="00003573">
            <w:r w:rsidRPr="00003573">
              <w:t>Chilean Peso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9ABCAA" w14:textId="77777777" w:rsidR="00003573" w:rsidRPr="00003573" w:rsidRDefault="00003573" w:rsidP="00003573">
            <w:r w:rsidRPr="00003573">
              <w:t>CLP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449361" w14:textId="77777777" w:rsidR="00003573" w:rsidRPr="00003573" w:rsidRDefault="00003573" w:rsidP="00003573">
            <w:r w:rsidRPr="00003573">
              <w:t>2786</w:t>
            </w:r>
          </w:p>
        </w:tc>
      </w:tr>
      <w:tr w:rsidR="00003573" w:rsidRPr="00003573" w14:paraId="458C31F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DB64E6" w14:textId="77777777" w:rsidR="00003573" w:rsidRPr="00003573" w:rsidRDefault="00003573" w:rsidP="00003573">
            <w:r w:rsidRPr="00003573">
              <w:t>Chinese Yuan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BAB07B" w14:textId="77777777" w:rsidR="00003573" w:rsidRPr="00003573" w:rsidRDefault="00003573" w:rsidP="00003573">
            <w:r w:rsidRPr="00003573">
              <w:t>CNY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115239" w14:textId="77777777" w:rsidR="00003573" w:rsidRPr="00003573" w:rsidRDefault="00003573" w:rsidP="00003573">
            <w:r w:rsidRPr="00003573">
              <w:t>2787</w:t>
            </w:r>
          </w:p>
        </w:tc>
      </w:tr>
      <w:tr w:rsidR="00003573" w:rsidRPr="00003573" w14:paraId="36E755F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66BC95" w14:textId="77777777" w:rsidR="00003573" w:rsidRPr="00003573" w:rsidRDefault="00003573" w:rsidP="00003573">
            <w:r w:rsidRPr="00003573">
              <w:t>Colombian Peso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5D7BC4" w14:textId="77777777" w:rsidR="00003573" w:rsidRPr="00003573" w:rsidRDefault="00003573" w:rsidP="00003573">
            <w:r w:rsidRPr="00003573">
              <w:t>COP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61EDAA" w14:textId="77777777" w:rsidR="00003573" w:rsidRPr="00003573" w:rsidRDefault="00003573" w:rsidP="00003573">
            <w:r w:rsidRPr="00003573">
              <w:t>2820</w:t>
            </w:r>
          </w:p>
        </w:tc>
      </w:tr>
      <w:tr w:rsidR="00003573" w:rsidRPr="00003573" w14:paraId="75D7752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D9E24F" w14:textId="77777777" w:rsidR="00003573" w:rsidRPr="00003573" w:rsidRDefault="00003573" w:rsidP="00003573">
            <w:r w:rsidRPr="00003573">
              <w:t>Costa Rican Colón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CBDB06" w14:textId="77777777" w:rsidR="00003573" w:rsidRPr="00003573" w:rsidRDefault="00003573" w:rsidP="00003573">
            <w:r w:rsidRPr="00003573">
              <w:t>CRC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9E4559" w14:textId="77777777" w:rsidR="00003573" w:rsidRPr="00003573" w:rsidRDefault="00003573" w:rsidP="00003573">
            <w:r w:rsidRPr="00003573">
              <w:t>3534</w:t>
            </w:r>
          </w:p>
        </w:tc>
      </w:tr>
      <w:tr w:rsidR="00003573" w:rsidRPr="00003573" w14:paraId="3563CBC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B6ECFA" w14:textId="77777777" w:rsidR="00003573" w:rsidRPr="00003573" w:rsidRDefault="00003573" w:rsidP="00003573">
            <w:r w:rsidRPr="00003573">
              <w:t>Croatian Kuna (kn)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AE247D" w14:textId="77777777" w:rsidR="00003573" w:rsidRPr="00003573" w:rsidRDefault="00003573" w:rsidP="00003573">
            <w:r w:rsidRPr="00003573">
              <w:t>HRK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BA97F0" w14:textId="77777777" w:rsidR="00003573" w:rsidRPr="00003573" w:rsidRDefault="00003573" w:rsidP="00003573">
            <w:r w:rsidRPr="00003573">
              <w:t>2815</w:t>
            </w:r>
          </w:p>
        </w:tc>
      </w:tr>
      <w:tr w:rsidR="00003573" w:rsidRPr="00003573" w14:paraId="7AFB962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8E2374" w14:textId="77777777" w:rsidR="00003573" w:rsidRPr="00003573" w:rsidRDefault="00003573" w:rsidP="00003573">
            <w:r w:rsidRPr="00003573">
              <w:t>Cuban Peso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F30AE1" w14:textId="77777777" w:rsidR="00003573" w:rsidRPr="00003573" w:rsidRDefault="00003573" w:rsidP="00003573">
            <w:r w:rsidRPr="00003573">
              <w:t>CUP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F54F9A" w14:textId="77777777" w:rsidR="00003573" w:rsidRPr="00003573" w:rsidRDefault="00003573" w:rsidP="00003573">
            <w:r w:rsidRPr="00003573">
              <w:t>3535</w:t>
            </w:r>
          </w:p>
        </w:tc>
      </w:tr>
      <w:tr w:rsidR="00003573" w:rsidRPr="00003573" w14:paraId="6DDBFB6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BBE30F" w14:textId="77777777" w:rsidR="00003573" w:rsidRPr="00003573" w:rsidRDefault="00003573" w:rsidP="00003573">
            <w:r w:rsidRPr="00003573">
              <w:t>Czech Koruna (Kč)</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027337" w14:textId="77777777" w:rsidR="00003573" w:rsidRPr="00003573" w:rsidRDefault="00003573" w:rsidP="00003573">
            <w:r w:rsidRPr="00003573">
              <w:t>CZK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0AEABB" w14:textId="77777777" w:rsidR="00003573" w:rsidRPr="00003573" w:rsidRDefault="00003573" w:rsidP="00003573">
            <w:r w:rsidRPr="00003573">
              <w:t>2788</w:t>
            </w:r>
          </w:p>
        </w:tc>
      </w:tr>
      <w:tr w:rsidR="00003573" w:rsidRPr="00003573" w14:paraId="40E0BDA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484E73" w14:textId="77777777" w:rsidR="00003573" w:rsidRPr="00003573" w:rsidRDefault="00003573" w:rsidP="00003573">
            <w:r w:rsidRPr="00003573">
              <w:t>Danish Krone (kr)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F655E4" w14:textId="77777777" w:rsidR="00003573" w:rsidRPr="00003573" w:rsidRDefault="00003573" w:rsidP="00003573">
            <w:r w:rsidRPr="00003573">
              <w:t>DKK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49C392" w14:textId="77777777" w:rsidR="00003573" w:rsidRPr="00003573" w:rsidRDefault="00003573" w:rsidP="00003573">
            <w:r w:rsidRPr="00003573">
              <w:t>2789</w:t>
            </w:r>
          </w:p>
        </w:tc>
      </w:tr>
      <w:tr w:rsidR="00003573" w:rsidRPr="00003573" w14:paraId="59348E1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D7EAF6" w14:textId="77777777" w:rsidR="00003573" w:rsidRPr="00003573" w:rsidRDefault="00003573" w:rsidP="00003573">
            <w:r w:rsidRPr="00003573">
              <w:t>Dominican Peso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5DA38D" w14:textId="77777777" w:rsidR="00003573" w:rsidRPr="00003573" w:rsidRDefault="00003573" w:rsidP="00003573">
            <w:r w:rsidRPr="00003573">
              <w:t>DOP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583D4D" w14:textId="77777777" w:rsidR="00003573" w:rsidRPr="00003573" w:rsidRDefault="00003573" w:rsidP="00003573">
            <w:r w:rsidRPr="00003573">
              <w:t>3536</w:t>
            </w:r>
          </w:p>
        </w:tc>
      </w:tr>
      <w:tr w:rsidR="00003573" w:rsidRPr="00003573" w14:paraId="0B9141C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3BB709" w14:textId="77777777" w:rsidR="00003573" w:rsidRPr="00003573" w:rsidRDefault="00003573" w:rsidP="00003573">
            <w:r w:rsidRPr="00003573">
              <w:t>Egyptian Pound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E9B454" w14:textId="77777777" w:rsidR="00003573" w:rsidRPr="00003573" w:rsidRDefault="00003573" w:rsidP="00003573">
            <w:r w:rsidRPr="00003573">
              <w:t>EGP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B7CF1D" w14:textId="77777777" w:rsidR="00003573" w:rsidRPr="00003573" w:rsidRDefault="00003573" w:rsidP="00003573">
            <w:r w:rsidRPr="00003573">
              <w:t>3538</w:t>
            </w:r>
          </w:p>
        </w:tc>
      </w:tr>
      <w:tr w:rsidR="00003573" w:rsidRPr="00003573" w14:paraId="216215C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9582FA" w14:textId="77777777" w:rsidR="00003573" w:rsidRPr="00003573" w:rsidRDefault="00003573" w:rsidP="00003573">
            <w:r w:rsidRPr="00003573">
              <w:t>Euro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CE8B30" w14:textId="77777777" w:rsidR="00003573" w:rsidRPr="00003573" w:rsidRDefault="00003573" w:rsidP="00003573">
            <w:r w:rsidRPr="00003573">
              <w:t>EUR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BE662A" w14:textId="77777777" w:rsidR="00003573" w:rsidRPr="00003573" w:rsidRDefault="00003573" w:rsidP="00003573">
            <w:r w:rsidRPr="00003573">
              <w:t>2790</w:t>
            </w:r>
          </w:p>
        </w:tc>
      </w:tr>
      <w:tr w:rsidR="00003573" w:rsidRPr="00003573" w14:paraId="0C0623D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EB2A52" w14:textId="77777777" w:rsidR="00003573" w:rsidRPr="00003573" w:rsidRDefault="00003573" w:rsidP="00003573">
            <w:r w:rsidRPr="00003573">
              <w:t>Georgian Lari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C36541" w14:textId="77777777" w:rsidR="00003573" w:rsidRPr="00003573" w:rsidRDefault="00003573" w:rsidP="00003573">
            <w:r w:rsidRPr="00003573">
              <w:t>GEL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1043CE" w14:textId="77777777" w:rsidR="00003573" w:rsidRPr="00003573" w:rsidRDefault="00003573" w:rsidP="00003573">
            <w:r w:rsidRPr="00003573">
              <w:t>3539</w:t>
            </w:r>
          </w:p>
        </w:tc>
      </w:tr>
      <w:tr w:rsidR="00003573" w:rsidRPr="00003573" w14:paraId="5CB8043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996EBB" w14:textId="77777777" w:rsidR="00003573" w:rsidRPr="00003573" w:rsidRDefault="00003573" w:rsidP="00003573">
            <w:r w:rsidRPr="00003573">
              <w:t>Ghanaian Cedi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39D94C" w14:textId="77777777" w:rsidR="00003573" w:rsidRPr="00003573" w:rsidRDefault="00003573" w:rsidP="00003573">
            <w:r w:rsidRPr="00003573">
              <w:t>GHS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51F886" w14:textId="77777777" w:rsidR="00003573" w:rsidRPr="00003573" w:rsidRDefault="00003573" w:rsidP="00003573">
            <w:r w:rsidRPr="00003573">
              <w:t>3540</w:t>
            </w:r>
          </w:p>
        </w:tc>
      </w:tr>
      <w:tr w:rsidR="00003573" w:rsidRPr="00003573" w14:paraId="1AD70FD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85D200" w14:textId="77777777" w:rsidR="00003573" w:rsidRPr="00003573" w:rsidRDefault="00003573" w:rsidP="00003573">
            <w:r w:rsidRPr="00003573">
              <w:t>Guatemalan Quetzal (Q)</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D609B1" w14:textId="77777777" w:rsidR="00003573" w:rsidRPr="00003573" w:rsidRDefault="00003573" w:rsidP="00003573">
            <w:r w:rsidRPr="00003573">
              <w:t>GTQ</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3E8DEA" w14:textId="77777777" w:rsidR="00003573" w:rsidRPr="00003573" w:rsidRDefault="00003573" w:rsidP="00003573">
            <w:r w:rsidRPr="00003573">
              <w:t>3541</w:t>
            </w:r>
          </w:p>
        </w:tc>
      </w:tr>
      <w:tr w:rsidR="00003573" w:rsidRPr="00003573" w14:paraId="6F44425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879009" w14:textId="77777777" w:rsidR="00003573" w:rsidRPr="00003573" w:rsidRDefault="00003573" w:rsidP="00003573">
            <w:r w:rsidRPr="00003573">
              <w:t>Honduran Lempira (L)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AD7672" w14:textId="77777777" w:rsidR="00003573" w:rsidRPr="00003573" w:rsidRDefault="00003573" w:rsidP="00003573">
            <w:r w:rsidRPr="00003573">
              <w:t>HNL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A5D0B3" w14:textId="77777777" w:rsidR="00003573" w:rsidRPr="00003573" w:rsidRDefault="00003573" w:rsidP="00003573">
            <w:r w:rsidRPr="00003573">
              <w:t>3542</w:t>
            </w:r>
          </w:p>
        </w:tc>
      </w:tr>
      <w:tr w:rsidR="00003573" w:rsidRPr="00003573" w14:paraId="186B25C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B1B8E2" w14:textId="77777777" w:rsidR="00003573" w:rsidRPr="00003573" w:rsidRDefault="00003573" w:rsidP="00003573">
            <w:r w:rsidRPr="00003573">
              <w:t>Hong Kong Dollar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0E6F46" w14:textId="77777777" w:rsidR="00003573" w:rsidRPr="00003573" w:rsidRDefault="00003573" w:rsidP="00003573">
            <w:r w:rsidRPr="00003573">
              <w:t>HKD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CF9A9C" w14:textId="77777777" w:rsidR="00003573" w:rsidRPr="00003573" w:rsidRDefault="00003573" w:rsidP="00003573">
            <w:r w:rsidRPr="00003573">
              <w:t>2792</w:t>
            </w:r>
          </w:p>
        </w:tc>
      </w:tr>
      <w:tr w:rsidR="00003573" w:rsidRPr="00003573" w14:paraId="7410A36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94BAE6" w14:textId="77777777" w:rsidR="00003573" w:rsidRPr="00003573" w:rsidRDefault="00003573" w:rsidP="00003573">
            <w:r w:rsidRPr="00003573">
              <w:t>Hungarian Forint (Ft)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D2FC92" w14:textId="77777777" w:rsidR="00003573" w:rsidRPr="00003573" w:rsidRDefault="00003573" w:rsidP="00003573">
            <w:r w:rsidRPr="00003573">
              <w:t>HUF</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303FE9" w14:textId="77777777" w:rsidR="00003573" w:rsidRPr="00003573" w:rsidRDefault="00003573" w:rsidP="00003573">
            <w:r w:rsidRPr="00003573">
              <w:t>2793</w:t>
            </w:r>
          </w:p>
        </w:tc>
      </w:tr>
      <w:tr w:rsidR="00003573" w:rsidRPr="00003573" w14:paraId="7CE2810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5AD8B4" w14:textId="77777777" w:rsidR="00003573" w:rsidRPr="00003573" w:rsidRDefault="00003573" w:rsidP="00003573">
            <w:r w:rsidRPr="00003573">
              <w:t>Icelandic Króna (kr)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384323" w14:textId="77777777" w:rsidR="00003573" w:rsidRPr="00003573" w:rsidRDefault="00003573" w:rsidP="00003573">
            <w:r w:rsidRPr="00003573">
              <w:t>ISK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747613" w14:textId="77777777" w:rsidR="00003573" w:rsidRPr="00003573" w:rsidRDefault="00003573" w:rsidP="00003573">
            <w:r w:rsidRPr="00003573">
              <w:t>2818</w:t>
            </w:r>
          </w:p>
        </w:tc>
      </w:tr>
      <w:tr w:rsidR="00003573" w:rsidRPr="00003573" w14:paraId="1458405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7BF5DB" w14:textId="77777777" w:rsidR="00003573" w:rsidRPr="00003573" w:rsidRDefault="00003573" w:rsidP="00003573">
            <w:r w:rsidRPr="00003573">
              <w:t>Indian Rupee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939B03" w14:textId="77777777" w:rsidR="00003573" w:rsidRPr="00003573" w:rsidRDefault="00003573" w:rsidP="00003573">
            <w:r w:rsidRPr="00003573">
              <w:t>INR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AEB4BB" w14:textId="77777777" w:rsidR="00003573" w:rsidRPr="00003573" w:rsidRDefault="00003573" w:rsidP="00003573">
            <w:r w:rsidRPr="00003573">
              <w:t>2796</w:t>
            </w:r>
          </w:p>
        </w:tc>
      </w:tr>
      <w:tr w:rsidR="00003573" w:rsidRPr="00003573" w14:paraId="7A819A5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A89A8E" w14:textId="77777777" w:rsidR="00003573" w:rsidRPr="00003573" w:rsidRDefault="00003573" w:rsidP="00003573">
            <w:r w:rsidRPr="00003573">
              <w:t>Indonesian Rupiah (Rp)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3DEA5E" w14:textId="77777777" w:rsidR="00003573" w:rsidRPr="00003573" w:rsidRDefault="00003573" w:rsidP="00003573">
            <w:r w:rsidRPr="00003573">
              <w:t>IDR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54D524" w14:textId="77777777" w:rsidR="00003573" w:rsidRPr="00003573" w:rsidRDefault="00003573" w:rsidP="00003573">
            <w:r w:rsidRPr="00003573">
              <w:t>2794</w:t>
            </w:r>
          </w:p>
        </w:tc>
      </w:tr>
      <w:tr w:rsidR="00003573" w:rsidRPr="00003573" w14:paraId="5BE1293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0C159D" w14:textId="77777777" w:rsidR="00003573" w:rsidRPr="00003573" w:rsidRDefault="00003573" w:rsidP="00003573">
            <w:r w:rsidRPr="00003573">
              <w:t>Iranian Rial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A5FF7A" w14:textId="77777777" w:rsidR="00003573" w:rsidRPr="00003573" w:rsidRDefault="00003573" w:rsidP="00003573">
            <w:r w:rsidRPr="00003573">
              <w:t>IRR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46C42F" w14:textId="77777777" w:rsidR="00003573" w:rsidRPr="00003573" w:rsidRDefault="00003573" w:rsidP="00003573">
            <w:r w:rsidRPr="00003573">
              <w:t>3544</w:t>
            </w:r>
          </w:p>
        </w:tc>
      </w:tr>
      <w:tr w:rsidR="00003573" w:rsidRPr="00003573" w14:paraId="5B57322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F83E7C" w14:textId="77777777" w:rsidR="00003573" w:rsidRPr="00003573" w:rsidRDefault="00003573" w:rsidP="00003573">
            <w:r w:rsidRPr="00003573">
              <w:t>Iraqi Dinar (ع.د)</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820AC4" w14:textId="77777777" w:rsidR="00003573" w:rsidRPr="00003573" w:rsidRDefault="00003573" w:rsidP="00003573">
            <w:r w:rsidRPr="00003573">
              <w:t>IQD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E3D460" w14:textId="77777777" w:rsidR="00003573" w:rsidRPr="00003573" w:rsidRDefault="00003573" w:rsidP="00003573">
            <w:r w:rsidRPr="00003573">
              <w:t>3543</w:t>
            </w:r>
          </w:p>
        </w:tc>
      </w:tr>
      <w:tr w:rsidR="00003573" w:rsidRPr="00003573" w14:paraId="62168F8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2CD73E" w14:textId="77777777" w:rsidR="00003573" w:rsidRPr="00003573" w:rsidRDefault="00003573" w:rsidP="00003573">
            <w:r w:rsidRPr="00003573">
              <w:t>Israeli New Shekel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24A38C5" w14:textId="77777777" w:rsidR="00003573" w:rsidRPr="00003573" w:rsidRDefault="00003573" w:rsidP="00003573">
            <w:r w:rsidRPr="00003573">
              <w:t>ILS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70AFD7" w14:textId="77777777" w:rsidR="00003573" w:rsidRPr="00003573" w:rsidRDefault="00003573" w:rsidP="00003573">
            <w:r w:rsidRPr="00003573">
              <w:t>2795</w:t>
            </w:r>
          </w:p>
        </w:tc>
      </w:tr>
      <w:tr w:rsidR="00003573" w:rsidRPr="00003573" w14:paraId="30BDBAB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8C8E93" w14:textId="77777777" w:rsidR="00003573" w:rsidRPr="00003573" w:rsidRDefault="00003573" w:rsidP="00003573">
            <w:r w:rsidRPr="00003573">
              <w:t>Jamaican Dollar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466C27" w14:textId="77777777" w:rsidR="00003573" w:rsidRPr="00003573" w:rsidRDefault="00003573" w:rsidP="00003573">
            <w:r w:rsidRPr="00003573">
              <w:t>JMD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AFEA57" w14:textId="77777777" w:rsidR="00003573" w:rsidRPr="00003573" w:rsidRDefault="00003573" w:rsidP="00003573">
            <w:r w:rsidRPr="00003573">
              <w:t>3545</w:t>
            </w:r>
          </w:p>
        </w:tc>
      </w:tr>
      <w:tr w:rsidR="00003573" w:rsidRPr="00003573" w14:paraId="27D0D65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B1A1CC" w14:textId="77777777" w:rsidR="00003573" w:rsidRPr="00003573" w:rsidRDefault="00003573" w:rsidP="00003573">
            <w:r w:rsidRPr="00003573">
              <w:t>Japanese Yen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9917B4" w14:textId="77777777" w:rsidR="00003573" w:rsidRPr="00003573" w:rsidRDefault="00003573" w:rsidP="00003573">
            <w:r w:rsidRPr="00003573">
              <w:t>JPY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22F3353" w14:textId="77777777" w:rsidR="00003573" w:rsidRPr="00003573" w:rsidRDefault="00003573" w:rsidP="00003573">
            <w:r w:rsidRPr="00003573">
              <w:t>2797</w:t>
            </w:r>
          </w:p>
        </w:tc>
      </w:tr>
      <w:tr w:rsidR="00003573" w:rsidRPr="00003573" w14:paraId="6B40DB4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BA88C4" w14:textId="77777777" w:rsidR="00003573" w:rsidRPr="00003573" w:rsidRDefault="00003573" w:rsidP="00003573">
            <w:r w:rsidRPr="00003573">
              <w:t>Jordanian Dinar (د.ا)</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1D888B" w14:textId="77777777" w:rsidR="00003573" w:rsidRPr="00003573" w:rsidRDefault="00003573" w:rsidP="00003573">
            <w:r w:rsidRPr="00003573">
              <w:t>JOD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0BFEF5" w14:textId="77777777" w:rsidR="00003573" w:rsidRPr="00003573" w:rsidRDefault="00003573" w:rsidP="00003573">
            <w:r w:rsidRPr="00003573">
              <w:t>3546</w:t>
            </w:r>
          </w:p>
        </w:tc>
      </w:tr>
      <w:tr w:rsidR="00003573" w:rsidRPr="00003573" w14:paraId="430CA9B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288683" w14:textId="77777777" w:rsidR="00003573" w:rsidRPr="00003573" w:rsidRDefault="00003573" w:rsidP="00003573">
            <w:r w:rsidRPr="00003573">
              <w:t>Kazakhstani Tenge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BD1C17" w14:textId="77777777" w:rsidR="00003573" w:rsidRPr="00003573" w:rsidRDefault="00003573" w:rsidP="00003573">
            <w:r w:rsidRPr="00003573">
              <w:t>KZT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EB89A8" w14:textId="77777777" w:rsidR="00003573" w:rsidRPr="00003573" w:rsidRDefault="00003573" w:rsidP="00003573">
            <w:r w:rsidRPr="00003573">
              <w:t>3551</w:t>
            </w:r>
          </w:p>
        </w:tc>
      </w:tr>
      <w:tr w:rsidR="00003573" w:rsidRPr="00003573" w14:paraId="08ADD88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D736A8" w14:textId="77777777" w:rsidR="00003573" w:rsidRPr="00003573" w:rsidRDefault="00003573" w:rsidP="00003573">
            <w:r w:rsidRPr="00003573">
              <w:t>Kenyan Shilling (Sh)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58A3D1" w14:textId="77777777" w:rsidR="00003573" w:rsidRPr="00003573" w:rsidRDefault="00003573" w:rsidP="00003573">
            <w:r w:rsidRPr="00003573">
              <w:t>KES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91927F" w14:textId="77777777" w:rsidR="00003573" w:rsidRPr="00003573" w:rsidRDefault="00003573" w:rsidP="00003573">
            <w:r w:rsidRPr="00003573">
              <w:t>3547</w:t>
            </w:r>
          </w:p>
        </w:tc>
      </w:tr>
      <w:tr w:rsidR="00003573" w:rsidRPr="00003573" w14:paraId="6128CFD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57491F" w14:textId="77777777" w:rsidR="00003573" w:rsidRPr="00003573" w:rsidRDefault="00003573" w:rsidP="00003573">
            <w:r w:rsidRPr="00003573">
              <w:t>Kuwaiti Dinar (د.ك)</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9CDA96" w14:textId="77777777" w:rsidR="00003573" w:rsidRPr="00003573" w:rsidRDefault="00003573" w:rsidP="00003573">
            <w:r w:rsidRPr="00003573">
              <w:t>KWD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7AB2C4" w14:textId="77777777" w:rsidR="00003573" w:rsidRPr="00003573" w:rsidRDefault="00003573" w:rsidP="00003573">
            <w:r w:rsidRPr="00003573">
              <w:t>3550</w:t>
            </w:r>
          </w:p>
        </w:tc>
      </w:tr>
      <w:tr w:rsidR="00003573" w:rsidRPr="00003573" w14:paraId="341A991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BB0FC6" w14:textId="77777777" w:rsidR="00003573" w:rsidRPr="00003573" w:rsidRDefault="00003573" w:rsidP="00003573">
            <w:r w:rsidRPr="00003573">
              <w:t>Kyrgystani Som (с)</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590B81" w14:textId="77777777" w:rsidR="00003573" w:rsidRPr="00003573" w:rsidRDefault="00003573" w:rsidP="00003573">
            <w:r w:rsidRPr="00003573">
              <w:t>KGS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1B0EFC" w14:textId="77777777" w:rsidR="00003573" w:rsidRPr="00003573" w:rsidRDefault="00003573" w:rsidP="00003573">
            <w:r w:rsidRPr="00003573">
              <w:t>3548</w:t>
            </w:r>
          </w:p>
        </w:tc>
      </w:tr>
      <w:tr w:rsidR="00003573" w:rsidRPr="00003573" w14:paraId="37AC0CB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6FBC07" w14:textId="77777777" w:rsidR="00003573" w:rsidRPr="00003573" w:rsidRDefault="00003573" w:rsidP="00003573">
            <w:r w:rsidRPr="00003573">
              <w:t>Lebanese Pound (ل.ل)</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8D4CFC" w14:textId="77777777" w:rsidR="00003573" w:rsidRPr="00003573" w:rsidRDefault="00003573" w:rsidP="00003573">
            <w:r w:rsidRPr="00003573">
              <w:t>LBP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CF1D84" w14:textId="77777777" w:rsidR="00003573" w:rsidRPr="00003573" w:rsidRDefault="00003573" w:rsidP="00003573">
            <w:r w:rsidRPr="00003573">
              <w:t>3552</w:t>
            </w:r>
          </w:p>
        </w:tc>
      </w:tr>
      <w:tr w:rsidR="00003573" w:rsidRPr="00003573" w14:paraId="3E09907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71D347" w14:textId="77777777" w:rsidR="00003573" w:rsidRPr="00003573" w:rsidRDefault="00003573" w:rsidP="00003573">
            <w:r w:rsidRPr="00003573">
              <w:t>Macedonian Denar (ден)</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C3271B" w14:textId="77777777" w:rsidR="00003573" w:rsidRPr="00003573" w:rsidRDefault="00003573" w:rsidP="00003573">
            <w:r w:rsidRPr="00003573">
              <w:t>MKD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C00842" w14:textId="77777777" w:rsidR="00003573" w:rsidRPr="00003573" w:rsidRDefault="00003573" w:rsidP="00003573">
            <w:r w:rsidRPr="00003573">
              <w:t>3556</w:t>
            </w:r>
          </w:p>
        </w:tc>
      </w:tr>
      <w:tr w:rsidR="00003573" w:rsidRPr="00003573" w14:paraId="017C012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F7D975" w14:textId="77777777" w:rsidR="00003573" w:rsidRPr="00003573" w:rsidRDefault="00003573" w:rsidP="00003573">
            <w:r w:rsidRPr="00003573">
              <w:t>Malaysian Ringgit (RM)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5E2822" w14:textId="77777777" w:rsidR="00003573" w:rsidRPr="00003573" w:rsidRDefault="00003573" w:rsidP="00003573">
            <w:r w:rsidRPr="00003573">
              <w:t>MYR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3676E4" w14:textId="77777777" w:rsidR="00003573" w:rsidRPr="00003573" w:rsidRDefault="00003573" w:rsidP="00003573">
            <w:r w:rsidRPr="00003573">
              <w:t>2800</w:t>
            </w:r>
          </w:p>
        </w:tc>
      </w:tr>
      <w:tr w:rsidR="00003573" w:rsidRPr="00003573" w14:paraId="6CFACCA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457729" w14:textId="77777777" w:rsidR="00003573" w:rsidRPr="00003573" w:rsidRDefault="00003573" w:rsidP="00003573">
            <w:r w:rsidRPr="00003573">
              <w:t>Mauritian Rupee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F91DA3" w14:textId="77777777" w:rsidR="00003573" w:rsidRPr="00003573" w:rsidRDefault="00003573" w:rsidP="00003573">
            <w:r w:rsidRPr="00003573">
              <w:t>MUR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F2CEF8" w14:textId="77777777" w:rsidR="00003573" w:rsidRPr="00003573" w:rsidRDefault="00003573" w:rsidP="00003573">
            <w:r w:rsidRPr="00003573">
              <w:t>2816</w:t>
            </w:r>
          </w:p>
        </w:tc>
      </w:tr>
      <w:tr w:rsidR="00003573" w:rsidRPr="00003573" w14:paraId="7D43C54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8AAE62" w14:textId="77777777" w:rsidR="00003573" w:rsidRPr="00003573" w:rsidRDefault="00003573" w:rsidP="00003573">
            <w:r w:rsidRPr="00003573">
              <w:t>Mexican Peso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50E5F5" w14:textId="77777777" w:rsidR="00003573" w:rsidRPr="00003573" w:rsidRDefault="00003573" w:rsidP="00003573">
            <w:r w:rsidRPr="00003573">
              <w:t>MXN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92A152" w14:textId="77777777" w:rsidR="00003573" w:rsidRPr="00003573" w:rsidRDefault="00003573" w:rsidP="00003573">
            <w:r w:rsidRPr="00003573">
              <w:t>2799</w:t>
            </w:r>
          </w:p>
        </w:tc>
      </w:tr>
      <w:tr w:rsidR="00003573" w:rsidRPr="00003573" w14:paraId="2E4D067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F3B2EC" w14:textId="77777777" w:rsidR="00003573" w:rsidRPr="00003573" w:rsidRDefault="00003573" w:rsidP="00003573">
            <w:r w:rsidRPr="00003573">
              <w:t>Moldovan Leu (L)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23CCE5" w14:textId="77777777" w:rsidR="00003573" w:rsidRPr="00003573" w:rsidRDefault="00003573" w:rsidP="00003573">
            <w:r w:rsidRPr="00003573">
              <w:t>MDL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7839C4" w14:textId="77777777" w:rsidR="00003573" w:rsidRPr="00003573" w:rsidRDefault="00003573" w:rsidP="00003573">
            <w:r w:rsidRPr="00003573">
              <w:t>3555</w:t>
            </w:r>
          </w:p>
        </w:tc>
      </w:tr>
      <w:tr w:rsidR="00003573" w:rsidRPr="00003573" w14:paraId="209B54F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FE0382" w14:textId="77777777" w:rsidR="00003573" w:rsidRPr="00003573" w:rsidRDefault="00003573" w:rsidP="00003573">
            <w:r w:rsidRPr="00003573">
              <w:t>Mongolian Tugrik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D96ADE" w14:textId="77777777" w:rsidR="00003573" w:rsidRPr="00003573" w:rsidRDefault="00003573" w:rsidP="00003573">
            <w:r w:rsidRPr="00003573">
              <w:t>MNT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E59BEB" w14:textId="77777777" w:rsidR="00003573" w:rsidRPr="00003573" w:rsidRDefault="00003573" w:rsidP="00003573">
            <w:r w:rsidRPr="00003573">
              <w:t>3558</w:t>
            </w:r>
          </w:p>
        </w:tc>
      </w:tr>
      <w:tr w:rsidR="00003573" w:rsidRPr="00003573" w14:paraId="12657A7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179CB1" w14:textId="77777777" w:rsidR="00003573" w:rsidRPr="00003573" w:rsidRDefault="00003573" w:rsidP="00003573">
            <w:r w:rsidRPr="00003573">
              <w:t>Moroccan Dirham (د.م.)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E2E9AC" w14:textId="77777777" w:rsidR="00003573" w:rsidRPr="00003573" w:rsidRDefault="00003573" w:rsidP="00003573">
            <w:r w:rsidRPr="00003573">
              <w:t>MAD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2B4E3E" w14:textId="77777777" w:rsidR="00003573" w:rsidRPr="00003573" w:rsidRDefault="00003573" w:rsidP="00003573">
            <w:r w:rsidRPr="00003573">
              <w:t>3554</w:t>
            </w:r>
          </w:p>
        </w:tc>
      </w:tr>
      <w:tr w:rsidR="00003573" w:rsidRPr="00003573" w14:paraId="322976F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16F354" w14:textId="77777777" w:rsidR="00003573" w:rsidRPr="00003573" w:rsidRDefault="00003573" w:rsidP="00003573">
            <w:r w:rsidRPr="00003573">
              <w:t>Myanma Kyat (Ks)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81B2C9" w14:textId="77777777" w:rsidR="00003573" w:rsidRPr="00003573" w:rsidRDefault="00003573" w:rsidP="00003573">
            <w:r w:rsidRPr="00003573">
              <w:t>MMK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B4979F" w14:textId="77777777" w:rsidR="00003573" w:rsidRPr="00003573" w:rsidRDefault="00003573" w:rsidP="00003573">
            <w:r w:rsidRPr="00003573">
              <w:t>3557</w:t>
            </w:r>
          </w:p>
        </w:tc>
      </w:tr>
      <w:tr w:rsidR="00003573" w:rsidRPr="00003573" w14:paraId="04D2D67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C6CC01" w14:textId="77777777" w:rsidR="00003573" w:rsidRPr="00003573" w:rsidRDefault="00003573" w:rsidP="00003573">
            <w:r w:rsidRPr="00003573">
              <w:t>Namibian Dollar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8D4B7C" w14:textId="77777777" w:rsidR="00003573" w:rsidRPr="00003573" w:rsidRDefault="00003573" w:rsidP="00003573">
            <w:r w:rsidRPr="00003573">
              <w:t>NAD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95971C" w14:textId="77777777" w:rsidR="00003573" w:rsidRPr="00003573" w:rsidRDefault="00003573" w:rsidP="00003573">
            <w:r w:rsidRPr="00003573">
              <w:t>3559</w:t>
            </w:r>
          </w:p>
        </w:tc>
      </w:tr>
      <w:tr w:rsidR="00003573" w:rsidRPr="00003573" w14:paraId="5C7B309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79EC58" w14:textId="77777777" w:rsidR="00003573" w:rsidRPr="00003573" w:rsidRDefault="00003573" w:rsidP="00003573">
            <w:r w:rsidRPr="00003573">
              <w:t>Nepalese Rupee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6CBB65" w14:textId="77777777" w:rsidR="00003573" w:rsidRPr="00003573" w:rsidRDefault="00003573" w:rsidP="00003573">
            <w:r w:rsidRPr="00003573">
              <w:t>NPR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5DD9D8" w14:textId="77777777" w:rsidR="00003573" w:rsidRPr="00003573" w:rsidRDefault="00003573" w:rsidP="00003573">
            <w:r w:rsidRPr="00003573">
              <w:t>3561</w:t>
            </w:r>
          </w:p>
        </w:tc>
      </w:tr>
      <w:tr w:rsidR="00003573" w:rsidRPr="00003573" w14:paraId="0E7133F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044475" w14:textId="77777777" w:rsidR="00003573" w:rsidRPr="00003573" w:rsidRDefault="00003573" w:rsidP="00003573">
            <w:r w:rsidRPr="00003573">
              <w:t>New Taiwan Dollar (NT$)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C32568" w14:textId="77777777" w:rsidR="00003573" w:rsidRPr="00003573" w:rsidRDefault="00003573" w:rsidP="00003573">
            <w:r w:rsidRPr="00003573">
              <w:t>TWD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7EC5A6" w14:textId="77777777" w:rsidR="00003573" w:rsidRPr="00003573" w:rsidRDefault="00003573" w:rsidP="00003573">
            <w:r w:rsidRPr="00003573">
              <w:t>2811</w:t>
            </w:r>
          </w:p>
        </w:tc>
      </w:tr>
      <w:tr w:rsidR="00003573" w:rsidRPr="00003573" w14:paraId="6F0A95F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E46414" w14:textId="77777777" w:rsidR="00003573" w:rsidRPr="00003573" w:rsidRDefault="00003573" w:rsidP="00003573">
            <w:r w:rsidRPr="00003573">
              <w:t>New Zealand Dollar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E00DB5" w14:textId="77777777" w:rsidR="00003573" w:rsidRPr="00003573" w:rsidRDefault="00003573" w:rsidP="00003573">
            <w:r w:rsidRPr="00003573">
              <w:t>NZD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7ACCAB" w14:textId="77777777" w:rsidR="00003573" w:rsidRPr="00003573" w:rsidRDefault="00003573" w:rsidP="00003573">
            <w:r w:rsidRPr="00003573">
              <w:t>2802</w:t>
            </w:r>
          </w:p>
        </w:tc>
      </w:tr>
      <w:tr w:rsidR="00003573" w:rsidRPr="00003573" w14:paraId="309B8A5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27D00B" w14:textId="77777777" w:rsidR="00003573" w:rsidRPr="00003573" w:rsidRDefault="00003573" w:rsidP="00003573">
            <w:r w:rsidRPr="00003573">
              <w:t>Nicaraguan Córdoba (C$)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64E92D" w14:textId="77777777" w:rsidR="00003573" w:rsidRPr="00003573" w:rsidRDefault="00003573" w:rsidP="00003573">
            <w:r w:rsidRPr="00003573">
              <w:t>NIO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521925" w14:textId="77777777" w:rsidR="00003573" w:rsidRPr="00003573" w:rsidRDefault="00003573" w:rsidP="00003573">
            <w:r w:rsidRPr="00003573">
              <w:t>3560</w:t>
            </w:r>
          </w:p>
        </w:tc>
      </w:tr>
      <w:tr w:rsidR="00003573" w:rsidRPr="00003573" w14:paraId="14EA247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161227" w14:textId="77777777" w:rsidR="00003573" w:rsidRPr="00003573" w:rsidRDefault="00003573" w:rsidP="00003573">
            <w:r w:rsidRPr="00003573">
              <w:t>Nigerian Naira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C33C02" w14:textId="77777777" w:rsidR="00003573" w:rsidRPr="00003573" w:rsidRDefault="00003573" w:rsidP="00003573">
            <w:r w:rsidRPr="00003573">
              <w:t>NGN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E1EA66" w14:textId="77777777" w:rsidR="00003573" w:rsidRPr="00003573" w:rsidRDefault="00003573" w:rsidP="00003573">
            <w:r w:rsidRPr="00003573">
              <w:t>2819</w:t>
            </w:r>
          </w:p>
        </w:tc>
      </w:tr>
      <w:tr w:rsidR="00003573" w:rsidRPr="00003573" w14:paraId="47B2645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84F7A3" w14:textId="77777777" w:rsidR="00003573" w:rsidRPr="00003573" w:rsidRDefault="00003573" w:rsidP="00003573">
            <w:r w:rsidRPr="00003573">
              <w:t>Norwegian Krone (kr)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1D1A56" w14:textId="77777777" w:rsidR="00003573" w:rsidRPr="00003573" w:rsidRDefault="00003573" w:rsidP="00003573">
            <w:r w:rsidRPr="00003573">
              <w:t>NOK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87FAEF" w14:textId="77777777" w:rsidR="00003573" w:rsidRPr="00003573" w:rsidRDefault="00003573" w:rsidP="00003573">
            <w:r w:rsidRPr="00003573">
              <w:t>2801</w:t>
            </w:r>
          </w:p>
        </w:tc>
      </w:tr>
      <w:tr w:rsidR="00003573" w:rsidRPr="00003573" w14:paraId="6943109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BF2176" w14:textId="77777777" w:rsidR="00003573" w:rsidRPr="00003573" w:rsidRDefault="00003573" w:rsidP="00003573">
            <w:r w:rsidRPr="00003573">
              <w:t>Omani Rial (ر.ع.)</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7381E3" w14:textId="77777777" w:rsidR="00003573" w:rsidRPr="00003573" w:rsidRDefault="00003573" w:rsidP="00003573">
            <w:r w:rsidRPr="00003573">
              <w:t>OMR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4AA906" w14:textId="77777777" w:rsidR="00003573" w:rsidRPr="00003573" w:rsidRDefault="00003573" w:rsidP="00003573">
            <w:r w:rsidRPr="00003573">
              <w:t>3562</w:t>
            </w:r>
          </w:p>
        </w:tc>
      </w:tr>
      <w:tr w:rsidR="00003573" w:rsidRPr="00003573" w14:paraId="1DA4DF0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DF45CB" w14:textId="77777777" w:rsidR="00003573" w:rsidRPr="00003573" w:rsidRDefault="00003573" w:rsidP="00003573">
            <w:r w:rsidRPr="00003573">
              <w:t>Pakistani Rupee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8562A6" w14:textId="77777777" w:rsidR="00003573" w:rsidRPr="00003573" w:rsidRDefault="00003573" w:rsidP="00003573">
            <w:r w:rsidRPr="00003573">
              <w:t>PKR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265558" w14:textId="77777777" w:rsidR="00003573" w:rsidRPr="00003573" w:rsidRDefault="00003573" w:rsidP="00003573">
            <w:r w:rsidRPr="00003573">
              <w:t>2804</w:t>
            </w:r>
          </w:p>
        </w:tc>
      </w:tr>
      <w:tr w:rsidR="00003573" w:rsidRPr="00003573" w14:paraId="472D35D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0D8D2D" w14:textId="77777777" w:rsidR="00003573" w:rsidRPr="00003573" w:rsidRDefault="00003573" w:rsidP="00003573">
            <w:r w:rsidRPr="00003573">
              <w:t>Panamanian Balboa (B/.)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7EDCB90" w14:textId="77777777" w:rsidR="00003573" w:rsidRPr="00003573" w:rsidRDefault="00003573" w:rsidP="00003573">
            <w:r w:rsidRPr="00003573">
              <w:t>PAB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A759CE" w14:textId="77777777" w:rsidR="00003573" w:rsidRPr="00003573" w:rsidRDefault="00003573" w:rsidP="00003573">
            <w:r w:rsidRPr="00003573">
              <w:t>3563</w:t>
            </w:r>
          </w:p>
        </w:tc>
      </w:tr>
      <w:tr w:rsidR="00003573" w:rsidRPr="00003573" w14:paraId="04CC520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773247" w14:textId="77777777" w:rsidR="00003573" w:rsidRPr="00003573" w:rsidRDefault="00003573" w:rsidP="00003573">
            <w:r w:rsidRPr="00003573">
              <w:t>Peruvian Sol (S/.)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D097F8" w14:textId="77777777" w:rsidR="00003573" w:rsidRPr="00003573" w:rsidRDefault="00003573" w:rsidP="00003573">
            <w:r w:rsidRPr="00003573">
              <w:t>PEN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62FE8E" w14:textId="77777777" w:rsidR="00003573" w:rsidRPr="00003573" w:rsidRDefault="00003573" w:rsidP="00003573">
            <w:r w:rsidRPr="00003573">
              <w:t>2822</w:t>
            </w:r>
          </w:p>
        </w:tc>
      </w:tr>
      <w:tr w:rsidR="00003573" w:rsidRPr="00003573" w14:paraId="3D40FE2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727742" w14:textId="77777777" w:rsidR="00003573" w:rsidRPr="00003573" w:rsidRDefault="00003573" w:rsidP="00003573">
            <w:r w:rsidRPr="00003573">
              <w:t>Philippine Peso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55EDBB" w14:textId="77777777" w:rsidR="00003573" w:rsidRPr="00003573" w:rsidRDefault="00003573" w:rsidP="00003573">
            <w:r w:rsidRPr="00003573">
              <w:t>PHP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8DCEBD" w14:textId="77777777" w:rsidR="00003573" w:rsidRPr="00003573" w:rsidRDefault="00003573" w:rsidP="00003573">
            <w:r w:rsidRPr="00003573">
              <w:t>2803</w:t>
            </w:r>
          </w:p>
        </w:tc>
      </w:tr>
      <w:tr w:rsidR="00003573" w:rsidRPr="00003573" w14:paraId="59F8194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6301AD" w14:textId="77777777" w:rsidR="00003573" w:rsidRPr="00003573" w:rsidRDefault="00003573" w:rsidP="00003573">
            <w:r w:rsidRPr="00003573">
              <w:t>Polish Złoty (zł)</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4405B7" w14:textId="77777777" w:rsidR="00003573" w:rsidRPr="00003573" w:rsidRDefault="00003573" w:rsidP="00003573">
            <w:r w:rsidRPr="00003573">
              <w:t>PLN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9C1C58" w14:textId="77777777" w:rsidR="00003573" w:rsidRPr="00003573" w:rsidRDefault="00003573" w:rsidP="00003573">
            <w:r w:rsidRPr="00003573">
              <w:t>2805</w:t>
            </w:r>
          </w:p>
        </w:tc>
      </w:tr>
      <w:tr w:rsidR="00003573" w:rsidRPr="00003573" w14:paraId="1D9DFE1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EDE926" w14:textId="77777777" w:rsidR="00003573" w:rsidRPr="00003573" w:rsidRDefault="00003573" w:rsidP="00003573">
            <w:r w:rsidRPr="00003573">
              <w:t>Pound Sterling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16070F" w14:textId="77777777" w:rsidR="00003573" w:rsidRPr="00003573" w:rsidRDefault="00003573" w:rsidP="00003573">
            <w:r w:rsidRPr="00003573">
              <w:t>GBP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19A364" w14:textId="77777777" w:rsidR="00003573" w:rsidRPr="00003573" w:rsidRDefault="00003573" w:rsidP="00003573">
            <w:r w:rsidRPr="00003573">
              <w:t>2791</w:t>
            </w:r>
          </w:p>
        </w:tc>
      </w:tr>
      <w:tr w:rsidR="00003573" w:rsidRPr="00003573" w14:paraId="744042A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2A3649" w14:textId="77777777" w:rsidR="00003573" w:rsidRPr="00003573" w:rsidRDefault="00003573" w:rsidP="00003573">
            <w:r w:rsidRPr="00003573">
              <w:t>Qatari Rial (ر.ق)</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717E9C" w14:textId="77777777" w:rsidR="00003573" w:rsidRPr="00003573" w:rsidRDefault="00003573" w:rsidP="00003573">
            <w:r w:rsidRPr="00003573">
              <w:t>QAR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131CAF" w14:textId="77777777" w:rsidR="00003573" w:rsidRPr="00003573" w:rsidRDefault="00003573" w:rsidP="00003573">
            <w:r w:rsidRPr="00003573">
              <w:t>3564</w:t>
            </w:r>
          </w:p>
        </w:tc>
      </w:tr>
      <w:tr w:rsidR="00003573" w:rsidRPr="00003573" w14:paraId="7FD650F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49319E" w14:textId="77777777" w:rsidR="00003573" w:rsidRPr="00003573" w:rsidRDefault="00003573" w:rsidP="00003573">
            <w:r w:rsidRPr="00003573">
              <w:t>Romanian Leu (lei)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016279" w14:textId="77777777" w:rsidR="00003573" w:rsidRPr="00003573" w:rsidRDefault="00003573" w:rsidP="00003573">
            <w:r w:rsidRPr="00003573">
              <w:t>RON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2BA143" w14:textId="77777777" w:rsidR="00003573" w:rsidRPr="00003573" w:rsidRDefault="00003573" w:rsidP="00003573">
            <w:r w:rsidRPr="00003573">
              <w:t>2817</w:t>
            </w:r>
          </w:p>
        </w:tc>
      </w:tr>
      <w:tr w:rsidR="00003573" w:rsidRPr="00003573" w14:paraId="110A435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EE0F51" w14:textId="77777777" w:rsidR="00003573" w:rsidRPr="00003573" w:rsidRDefault="00003573" w:rsidP="00003573">
            <w:r w:rsidRPr="00003573">
              <w:t>Russian Ruble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CE77C2" w14:textId="77777777" w:rsidR="00003573" w:rsidRPr="00003573" w:rsidRDefault="00003573" w:rsidP="00003573">
            <w:r w:rsidRPr="00003573">
              <w:t>RUB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D52571" w14:textId="77777777" w:rsidR="00003573" w:rsidRPr="00003573" w:rsidRDefault="00003573" w:rsidP="00003573">
            <w:r w:rsidRPr="00003573">
              <w:t>2806</w:t>
            </w:r>
          </w:p>
        </w:tc>
      </w:tr>
      <w:tr w:rsidR="00003573" w:rsidRPr="00003573" w14:paraId="78A24E5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C5E134" w14:textId="77777777" w:rsidR="00003573" w:rsidRPr="00003573" w:rsidRDefault="00003573" w:rsidP="00003573">
            <w:r w:rsidRPr="00003573">
              <w:t>Saudi Riyal (ر.س)</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5D731D" w14:textId="77777777" w:rsidR="00003573" w:rsidRPr="00003573" w:rsidRDefault="00003573" w:rsidP="00003573">
            <w:r w:rsidRPr="00003573">
              <w:t>SAR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15F69A" w14:textId="77777777" w:rsidR="00003573" w:rsidRPr="00003573" w:rsidRDefault="00003573" w:rsidP="00003573">
            <w:r w:rsidRPr="00003573">
              <w:t>3566</w:t>
            </w:r>
          </w:p>
        </w:tc>
      </w:tr>
      <w:tr w:rsidR="00003573" w:rsidRPr="00003573" w14:paraId="004EA77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A3EB4C" w14:textId="77777777" w:rsidR="00003573" w:rsidRPr="00003573" w:rsidRDefault="00003573" w:rsidP="00003573">
            <w:r w:rsidRPr="00003573">
              <w:t>Serbian Dinar (дин.)</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8682F8" w14:textId="77777777" w:rsidR="00003573" w:rsidRPr="00003573" w:rsidRDefault="00003573" w:rsidP="00003573">
            <w:r w:rsidRPr="00003573">
              <w:t>RSD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5B656B" w14:textId="77777777" w:rsidR="00003573" w:rsidRPr="00003573" w:rsidRDefault="00003573" w:rsidP="00003573">
            <w:r w:rsidRPr="00003573">
              <w:t>3565</w:t>
            </w:r>
          </w:p>
        </w:tc>
      </w:tr>
      <w:tr w:rsidR="00003573" w:rsidRPr="00003573" w14:paraId="37AF20D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7C5CA5" w14:textId="77777777" w:rsidR="00003573" w:rsidRPr="00003573" w:rsidRDefault="00003573" w:rsidP="00003573">
            <w:r w:rsidRPr="00003573">
              <w:t>Singapore Dollar (S$)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FB17E9" w14:textId="77777777" w:rsidR="00003573" w:rsidRPr="00003573" w:rsidRDefault="00003573" w:rsidP="00003573">
            <w:r w:rsidRPr="00003573">
              <w:t>SGD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8D11212" w14:textId="77777777" w:rsidR="00003573" w:rsidRPr="00003573" w:rsidRDefault="00003573" w:rsidP="00003573">
            <w:r w:rsidRPr="00003573">
              <w:t>2808</w:t>
            </w:r>
          </w:p>
        </w:tc>
      </w:tr>
      <w:tr w:rsidR="00003573" w:rsidRPr="00003573" w14:paraId="3CDC628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8CC6CE" w14:textId="77777777" w:rsidR="00003573" w:rsidRPr="00003573" w:rsidRDefault="00003573" w:rsidP="00003573">
            <w:r w:rsidRPr="00003573">
              <w:t>South African Rand (R)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B3A4BA" w14:textId="77777777" w:rsidR="00003573" w:rsidRPr="00003573" w:rsidRDefault="00003573" w:rsidP="00003573">
            <w:r w:rsidRPr="00003573">
              <w:t>ZAR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C34FE3" w14:textId="77777777" w:rsidR="00003573" w:rsidRPr="00003573" w:rsidRDefault="00003573" w:rsidP="00003573">
            <w:r w:rsidRPr="00003573">
              <w:t>2812</w:t>
            </w:r>
          </w:p>
        </w:tc>
      </w:tr>
      <w:tr w:rsidR="00003573" w:rsidRPr="00003573" w14:paraId="4601578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BD7FB5" w14:textId="77777777" w:rsidR="00003573" w:rsidRPr="00003573" w:rsidRDefault="00003573" w:rsidP="00003573">
            <w:r w:rsidRPr="00003573">
              <w:t>South Korean Won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D93459" w14:textId="77777777" w:rsidR="00003573" w:rsidRPr="00003573" w:rsidRDefault="00003573" w:rsidP="00003573">
            <w:r w:rsidRPr="00003573">
              <w:t>KRW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B9FBE5" w14:textId="77777777" w:rsidR="00003573" w:rsidRPr="00003573" w:rsidRDefault="00003573" w:rsidP="00003573">
            <w:r w:rsidRPr="00003573">
              <w:t>2798</w:t>
            </w:r>
          </w:p>
        </w:tc>
      </w:tr>
      <w:tr w:rsidR="00003573" w:rsidRPr="00003573" w14:paraId="7CEC440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88DAD9" w14:textId="77777777" w:rsidR="00003573" w:rsidRPr="00003573" w:rsidRDefault="00003573" w:rsidP="00003573">
            <w:r w:rsidRPr="00003573">
              <w:t>South Sudanese Pound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407EC3" w14:textId="77777777" w:rsidR="00003573" w:rsidRPr="00003573" w:rsidRDefault="00003573" w:rsidP="00003573">
            <w:r w:rsidRPr="00003573">
              <w:t>SSP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4BE710" w14:textId="77777777" w:rsidR="00003573" w:rsidRPr="00003573" w:rsidRDefault="00003573" w:rsidP="00003573">
            <w:r w:rsidRPr="00003573">
              <w:t>3567</w:t>
            </w:r>
          </w:p>
        </w:tc>
      </w:tr>
      <w:tr w:rsidR="00003573" w:rsidRPr="00003573" w14:paraId="27EFEE0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FB8E80" w14:textId="77777777" w:rsidR="00003573" w:rsidRPr="00003573" w:rsidRDefault="00003573" w:rsidP="00003573">
            <w:r w:rsidRPr="00003573">
              <w:t>Sovereign Bolivar (Bs.)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968E01" w14:textId="77777777" w:rsidR="00003573" w:rsidRPr="00003573" w:rsidRDefault="00003573" w:rsidP="00003573">
            <w:r w:rsidRPr="00003573">
              <w:t>VES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D29D79" w14:textId="77777777" w:rsidR="00003573" w:rsidRPr="00003573" w:rsidRDefault="00003573" w:rsidP="00003573">
            <w:r w:rsidRPr="00003573">
              <w:t>3573</w:t>
            </w:r>
          </w:p>
        </w:tc>
      </w:tr>
      <w:tr w:rsidR="00003573" w:rsidRPr="00003573" w14:paraId="0DB68D1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8AFF19" w14:textId="77777777" w:rsidR="00003573" w:rsidRPr="00003573" w:rsidRDefault="00003573" w:rsidP="00003573">
            <w:r w:rsidRPr="00003573">
              <w:t>Sri Lankan Rupee (Rs)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692E4A" w14:textId="77777777" w:rsidR="00003573" w:rsidRPr="00003573" w:rsidRDefault="00003573" w:rsidP="00003573">
            <w:r w:rsidRPr="00003573">
              <w:t>LKR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2175F2" w14:textId="77777777" w:rsidR="00003573" w:rsidRPr="00003573" w:rsidRDefault="00003573" w:rsidP="00003573">
            <w:r w:rsidRPr="00003573">
              <w:t>3553</w:t>
            </w:r>
          </w:p>
        </w:tc>
      </w:tr>
      <w:tr w:rsidR="00003573" w:rsidRPr="00003573" w14:paraId="7940F54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4ECDC5" w14:textId="77777777" w:rsidR="00003573" w:rsidRPr="00003573" w:rsidRDefault="00003573" w:rsidP="00003573">
            <w:r w:rsidRPr="00003573">
              <w:t>Swedish Krona ( kr)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38DD6C" w14:textId="77777777" w:rsidR="00003573" w:rsidRPr="00003573" w:rsidRDefault="00003573" w:rsidP="00003573">
            <w:r w:rsidRPr="00003573">
              <w:t>SEK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9376CB" w14:textId="77777777" w:rsidR="00003573" w:rsidRPr="00003573" w:rsidRDefault="00003573" w:rsidP="00003573">
            <w:r w:rsidRPr="00003573">
              <w:t>2807</w:t>
            </w:r>
          </w:p>
        </w:tc>
      </w:tr>
      <w:tr w:rsidR="00003573" w:rsidRPr="00003573" w14:paraId="214BCC1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0E9316" w14:textId="77777777" w:rsidR="00003573" w:rsidRPr="00003573" w:rsidRDefault="00003573" w:rsidP="00003573">
            <w:r w:rsidRPr="00003573">
              <w:t>Swiss Franc (Fr)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2D9B37" w14:textId="77777777" w:rsidR="00003573" w:rsidRPr="00003573" w:rsidRDefault="00003573" w:rsidP="00003573">
            <w:r w:rsidRPr="00003573">
              <w:t>CHF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88037" w14:textId="77777777" w:rsidR="00003573" w:rsidRPr="00003573" w:rsidRDefault="00003573" w:rsidP="00003573">
            <w:r w:rsidRPr="00003573">
              <w:t>2785</w:t>
            </w:r>
          </w:p>
        </w:tc>
      </w:tr>
      <w:tr w:rsidR="00003573" w:rsidRPr="00003573" w14:paraId="623846E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E28AC3" w14:textId="77777777" w:rsidR="00003573" w:rsidRPr="00003573" w:rsidRDefault="00003573" w:rsidP="00003573">
            <w:r w:rsidRPr="00003573">
              <w:t>Thai Baht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F2624F" w14:textId="77777777" w:rsidR="00003573" w:rsidRPr="00003573" w:rsidRDefault="00003573" w:rsidP="00003573">
            <w:r w:rsidRPr="00003573">
              <w:t>THB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B25A1F" w14:textId="77777777" w:rsidR="00003573" w:rsidRPr="00003573" w:rsidRDefault="00003573" w:rsidP="00003573">
            <w:r w:rsidRPr="00003573">
              <w:t>2809</w:t>
            </w:r>
          </w:p>
        </w:tc>
      </w:tr>
      <w:tr w:rsidR="00003573" w:rsidRPr="00003573" w14:paraId="1BA34BC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04FEA3" w14:textId="77777777" w:rsidR="00003573" w:rsidRPr="00003573" w:rsidRDefault="00003573" w:rsidP="00003573">
            <w:r w:rsidRPr="00003573">
              <w:t>Trinidad and Tobago Dollar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A96A36" w14:textId="77777777" w:rsidR="00003573" w:rsidRPr="00003573" w:rsidRDefault="00003573" w:rsidP="00003573">
            <w:r w:rsidRPr="00003573">
              <w:t>TTD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5C7FE4" w14:textId="77777777" w:rsidR="00003573" w:rsidRPr="00003573" w:rsidRDefault="00003573" w:rsidP="00003573">
            <w:r w:rsidRPr="00003573">
              <w:t>3569</w:t>
            </w:r>
          </w:p>
        </w:tc>
      </w:tr>
      <w:tr w:rsidR="00003573" w:rsidRPr="00003573" w14:paraId="267F4E5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9F1E88" w14:textId="77777777" w:rsidR="00003573" w:rsidRPr="00003573" w:rsidRDefault="00003573" w:rsidP="00003573">
            <w:r w:rsidRPr="00003573">
              <w:t>Tunisian Dinar (د.ت)</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63304F" w14:textId="77777777" w:rsidR="00003573" w:rsidRPr="00003573" w:rsidRDefault="00003573" w:rsidP="00003573">
            <w:r w:rsidRPr="00003573">
              <w:t>TND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410591" w14:textId="77777777" w:rsidR="00003573" w:rsidRPr="00003573" w:rsidRDefault="00003573" w:rsidP="00003573">
            <w:r w:rsidRPr="00003573">
              <w:t>3568</w:t>
            </w:r>
          </w:p>
        </w:tc>
      </w:tr>
      <w:tr w:rsidR="00003573" w:rsidRPr="00003573" w14:paraId="228A567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EE1295" w14:textId="77777777" w:rsidR="00003573" w:rsidRPr="00003573" w:rsidRDefault="00003573" w:rsidP="00003573">
            <w:r w:rsidRPr="00003573">
              <w:t>Turkish Lira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4BE54C" w14:textId="77777777" w:rsidR="00003573" w:rsidRPr="00003573" w:rsidRDefault="00003573" w:rsidP="00003573">
            <w:r w:rsidRPr="00003573">
              <w:t>TRY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A88885" w14:textId="77777777" w:rsidR="00003573" w:rsidRPr="00003573" w:rsidRDefault="00003573" w:rsidP="00003573">
            <w:r w:rsidRPr="00003573">
              <w:t>2810</w:t>
            </w:r>
          </w:p>
        </w:tc>
      </w:tr>
      <w:tr w:rsidR="00003573" w:rsidRPr="00003573" w14:paraId="072C3D5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231E45" w14:textId="77777777" w:rsidR="00003573" w:rsidRPr="00003573" w:rsidRDefault="00003573" w:rsidP="00003573">
            <w:r w:rsidRPr="00003573">
              <w:t>Ugandan Shilling (Sh)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4D0226" w14:textId="77777777" w:rsidR="00003573" w:rsidRPr="00003573" w:rsidRDefault="00003573" w:rsidP="00003573">
            <w:r w:rsidRPr="00003573">
              <w:t>UGX</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5857C6" w14:textId="77777777" w:rsidR="00003573" w:rsidRPr="00003573" w:rsidRDefault="00003573" w:rsidP="00003573">
            <w:r w:rsidRPr="00003573">
              <w:t>3570</w:t>
            </w:r>
          </w:p>
        </w:tc>
      </w:tr>
      <w:tr w:rsidR="00003573" w:rsidRPr="00003573" w14:paraId="0D0ADA3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3925F7" w14:textId="77777777" w:rsidR="00003573" w:rsidRPr="00003573" w:rsidRDefault="00003573" w:rsidP="00003573">
            <w:r w:rsidRPr="00003573">
              <w:t>Ukrainian Hryvnia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7250E4" w14:textId="77777777" w:rsidR="00003573" w:rsidRPr="00003573" w:rsidRDefault="00003573" w:rsidP="00003573">
            <w:r w:rsidRPr="00003573">
              <w:t>UAH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9624B4" w14:textId="77777777" w:rsidR="00003573" w:rsidRPr="00003573" w:rsidRDefault="00003573" w:rsidP="00003573">
            <w:r w:rsidRPr="00003573">
              <w:t>2824</w:t>
            </w:r>
          </w:p>
        </w:tc>
      </w:tr>
      <w:tr w:rsidR="00003573" w:rsidRPr="00003573" w14:paraId="34D4508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616A9B" w14:textId="77777777" w:rsidR="00003573" w:rsidRPr="00003573" w:rsidRDefault="00003573" w:rsidP="00003573">
            <w:r w:rsidRPr="00003573">
              <w:t>United Arab Emirates Dirham (د.إ)</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43B039" w14:textId="77777777" w:rsidR="00003573" w:rsidRPr="00003573" w:rsidRDefault="00003573" w:rsidP="00003573">
            <w:r w:rsidRPr="00003573">
              <w:t>AED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CC548C" w14:textId="77777777" w:rsidR="00003573" w:rsidRPr="00003573" w:rsidRDefault="00003573" w:rsidP="00003573">
            <w:r w:rsidRPr="00003573">
              <w:t>2813</w:t>
            </w:r>
          </w:p>
        </w:tc>
      </w:tr>
      <w:tr w:rsidR="00003573" w:rsidRPr="00003573" w14:paraId="16C50A9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224ACC" w14:textId="77777777" w:rsidR="00003573" w:rsidRPr="00003573" w:rsidRDefault="00003573" w:rsidP="00003573">
            <w:r w:rsidRPr="00003573">
              <w:t>Uruguayan Peso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9C4255" w14:textId="77777777" w:rsidR="00003573" w:rsidRPr="00003573" w:rsidRDefault="00003573" w:rsidP="00003573">
            <w:r w:rsidRPr="00003573">
              <w:t>UYU</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A9A8FE" w14:textId="77777777" w:rsidR="00003573" w:rsidRPr="00003573" w:rsidRDefault="00003573" w:rsidP="00003573">
            <w:r w:rsidRPr="00003573">
              <w:t>3571</w:t>
            </w:r>
          </w:p>
        </w:tc>
      </w:tr>
      <w:tr w:rsidR="00003573" w:rsidRPr="00003573" w14:paraId="761ABD0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3509EB" w14:textId="77777777" w:rsidR="00003573" w:rsidRPr="00003573" w:rsidRDefault="00003573" w:rsidP="00003573">
            <w:r w:rsidRPr="00003573">
              <w:t>Uzbekistan Som (so'm)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CA50E4" w14:textId="77777777" w:rsidR="00003573" w:rsidRPr="00003573" w:rsidRDefault="00003573" w:rsidP="00003573">
            <w:r w:rsidRPr="00003573">
              <w:t>UZS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8E1079" w14:textId="77777777" w:rsidR="00003573" w:rsidRPr="00003573" w:rsidRDefault="00003573" w:rsidP="00003573">
            <w:r w:rsidRPr="00003573">
              <w:t>3572</w:t>
            </w:r>
          </w:p>
        </w:tc>
      </w:tr>
      <w:tr w:rsidR="00003573" w:rsidRPr="00003573" w14:paraId="2837525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D2DC41" w14:textId="77777777" w:rsidR="00003573" w:rsidRPr="00003573" w:rsidRDefault="00003573" w:rsidP="00003573">
            <w:r w:rsidRPr="00003573">
              <w:t>Vietnamese Dong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58AFAA" w14:textId="77777777" w:rsidR="00003573" w:rsidRPr="00003573" w:rsidRDefault="00003573" w:rsidP="00003573">
            <w:r w:rsidRPr="00003573">
              <w:t>VND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57BE97" w14:textId="77777777" w:rsidR="00003573" w:rsidRPr="00003573" w:rsidRDefault="00003573" w:rsidP="00003573">
            <w:r w:rsidRPr="00003573">
              <w:t>2823</w:t>
            </w:r>
          </w:p>
        </w:tc>
      </w:tr>
    </w:tbl>
    <w:p w14:paraId="6D5DAE63" w14:textId="77777777" w:rsidR="00003573" w:rsidRPr="00003573" w:rsidRDefault="00003573" w:rsidP="00003573">
      <w:r w:rsidRPr="00003573">
        <w:t>Along with these four precious metals:</w:t>
      </w:r>
    </w:p>
    <w:tbl>
      <w:tblPr>
        <w:tblW w:w="11398" w:type="dxa"/>
        <w:tblCellMar>
          <w:top w:w="15" w:type="dxa"/>
          <w:left w:w="15" w:type="dxa"/>
          <w:bottom w:w="15" w:type="dxa"/>
          <w:right w:w="15" w:type="dxa"/>
        </w:tblCellMar>
        <w:tblLook w:val="04A0" w:firstRow="1" w:lastRow="0" w:firstColumn="1" w:lastColumn="0" w:noHBand="0" w:noVBand="1"/>
      </w:tblPr>
      <w:tblGrid>
        <w:gridCol w:w="3868"/>
        <w:gridCol w:w="3430"/>
        <w:gridCol w:w="4100"/>
      </w:tblGrid>
      <w:tr w:rsidR="00003573" w:rsidRPr="00003573" w14:paraId="5385DEA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F7F850" w14:textId="77777777" w:rsidR="00003573" w:rsidRPr="00003573" w:rsidRDefault="00003573" w:rsidP="00003573">
            <w:pPr>
              <w:rPr>
                <w:b/>
                <w:bCs/>
              </w:rPr>
            </w:pPr>
            <w:r w:rsidRPr="00003573">
              <w:rPr>
                <w:b/>
                <w:bCs/>
              </w:rPr>
              <w:t>Precious Metal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FDE1B6" w14:textId="77777777" w:rsidR="00003573" w:rsidRPr="00003573" w:rsidRDefault="00003573" w:rsidP="00003573">
            <w:pPr>
              <w:rPr>
                <w:b/>
                <w:bCs/>
              </w:rPr>
            </w:pPr>
            <w:r w:rsidRPr="00003573">
              <w:rPr>
                <w:b/>
                <w:bCs/>
              </w:rPr>
              <w:t>Currency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C8FC59" w14:textId="77777777" w:rsidR="00003573" w:rsidRPr="00003573" w:rsidRDefault="00003573" w:rsidP="00003573">
            <w:pPr>
              <w:rPr>
                <w:b/>
                <w:bCs/>
              </w:rPr>
            </w:pPr>
            <w:r w:rsidRPr="00003573">
              <w:rPr>
                <w:b/>
                <w:bCs/>
              </w:rPr>
              <w:t>CoinMarketCap ID</w:t>
            </w:r>
          </w:p>
        </w:tc>
      </w:tr>
      <w:tr w:rsidR="00003573" w:rsidRPr="00003573" w14:paraId="43BBA05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BAFA2A" w14:textId="77777777" w:rsidR="00003573" w:rsidRPr="00003573" w:rsidRDefault="00003573" w:rsidP="00003573">
            <w:r w:rsidRPr="00003573">
              <w:t>Gold Troy Ounce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1C0D21" w14:textId="77777777" w:rsidR="00003573" w:rsidRPr="00003573" w:rsidRDefault="00003573" w:rsidP="00003573">
            <w:r w:rsidRPr="00003573">
              <w:t>XAU</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3065BC" w14:textId="77777777" w:rsidR="00003573" w:rsidRPr="00003573" w:rsidRDefault="00003573" w:rsidP="00003573">
            <w:r w:rsidRPr="00003573">
              <w:t>3575</w:t>
            </w:r>
          </w:p>
        </w:tc>
      </w:tr>
      <w:tr w:rsidR="00003573" w:rsidRPr="00003573" w14:paraId="5224271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03B2B4" w14:textId="77777777" w:rsidR="00003573" w:rsidRPr="00003573" w:rsidRDefault="00003573" w:rsidP="00003573">
            <w:r w:rsidRPr="00003573">
              <w:t>Silver Troy Ounce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EB6F97" w14:textId="77777777" w:rsidR="00003573" w:rsidRPr="00003573" w:rsidRDefault="00003573" w:rsidP="00003573">
            <w:r w:rsidRPr="00003573">
              <w:t>XAG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24E9A4" w14:textId="77777777" w:rsidR="00003573" w:rsidRPr="00003573" w:rsidRDefault="00003573" w:rsidP="00003573">
            <w:r w:rsidRPr="00003573">
              <w:t>3574</w:t>
            </w:r>
          </w:p>
        </w:tc>
      </w:tr>
      <w:tr w:rsidR="00003573" w:rsidRPr="00003573" w14:paraId="66C4E71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FCC0EC" w14:textId="77777777" w:rsidR="00003573" w:rsidRPr="00003573" w:rsidRDefault="00003573" w:rsidP="00003573">
            <w:r w:rsidRPr="00003573">
              <w:t>Platinum Ounce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820B95" w14:textId="77777777" w:rsidR="00003573" w:rsidRPr="00003573" w:rsidRDefault="00003573" w:rsidP="00003573">
            <w:r w:rsidRPr="00003573">
              <w:t>XPT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03118B" w14:textId="77777777" w:rsidR="00003573" w:rsidRPr="00003573" w:rsidRDefault="00003573" w:rsidP="00003573">
            <w:r w:rsidRPr="00003573">
              <w:t>3577</w:t>
            </w:r>
          </w:p>
        </w:tc>
      </w:tr>
      <w:tr w:rsidR="00003573" w:rsidRPr="00003573" w14:paraId="71AF0ED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E28F9D" w14:textId="77777777" w:rsidR="00003573" w:rsidRPr="00003573" w:rsidRDefault="00003573" w:rsidP="00003573">
            <w:r w:rsidRPr="00003573">
              <w:t>Palladium Ounce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AC323B" w14:textId="77777777" w:rsidR="00003573" w:rsidRPr="00003573" w:rsidRDefault="00003573" w:rsidP="00003573">
            <w:r w:rsidRPr="00003573">
              <w:t>XPD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0FE41C" w14:textId="77777777" w:rsidR="00003573" w:rsidRPr="00003573" w:rsidRDefault="00003573" w:rsidP="00003573">
            <w:r w:rsidRPr="00003573">
              <w:t>3576</w:t>
            </w:r>
          </w:p>
        </w:tc>
      </w:tr>
    </w:tbl>
    <w:p w14:paraId="63D933EE" w14:textId="77777777" w:rsidR="00003573" w:rsidRPr="00003573" w:rsidRDefault="00003573" w:rsidP="00003573">
      <w:r w:rsidRPr="00003573">
        <w:rPr>
          <w:b/>
          <w:bCs/>
          <w:i/>
          <w:iCs/>
        </w:rPr>
        <w:t>Warning:</w:t>
      </w:r>
      <w:r w:rsidRPr="00003573">
        <w:rPr>
          <w:i/>
          <w:iCs/>
        </w:rPr>
        <w:t> </w:t>
      </w:r>
      <w:r w:rsidRPr="00003573">
        <w:rPr>
          <w:b/>
          <w:bCs/>
          <w:i/>
          <w:iCs/>
        </w:rPr>
        <w:t>Using CoinMarketCap IDs is always recommended as not all cryptocurrency symbols are unique. They can also change with a cryptocurrency rebrand.</w:t>
      </w:r>
      <w:r w:rsidRPr="00003573">
        <w:rPr>
          <w:i/>
          <w:iCs/>
        </w:rPr>
        <w:t> If a symbol is used the API will always default to the cryptocurrency with the highest market cap if there are multiple matches. Our convert parameter also defaults to fiat if a cryptocurrency symbol also matches a supported fiat currency. You may use the convenient /map endpoints to quickly find the corresponding CoinMarketCap ID for a cryptocurrency or exchange.</w:t>
      </w:r>
    </w:p>
    <w:p w14:paraId="1EAA2BF9" w14:textId="77777777" w:rsidR="00003573" w:rsidRPr="00003573" w:rsidRDefault="00003573" w:rsidP="00003573">
      <w:r w:rsidRPr="00003573">
        <w:t>Bundling API Calls</w:t>
      </w:r>
    </w:p>
    <w:p w14:paraId="0165A243" w14:textId="77777777" w:rsidR="00003573" w:rsidRPr="00003573" w:rsidRDefault="00003573" w:rsidP="00003573">
      <w:pPr>
        <w:numPr>
          <w:ilvl w:val="0"/>
          <w:numId w:val="6"/>
        </w:numPr>
      </w:pPr>
      <w:r w:rsidRPr="00003573">
        <w:t>Many endpoints support ID and crypto/fiat currency conversion bundling. This means you can pass multiple comma-separated values to an endpoint to query or convert several items at once. Check the id, symbol, slug, and convert query parameter descriptions in the endpoint documentation to see if this is supported for an endpoint.</w:t>
      </w:r>
    </w:p>
    <w:p w14:paraId="330E9DA9" w14:textId="77777777" w:rsidR="00003573" w:rsidRPr="00003573" w:rsidRDefault="00003573" w:rsidP="00003573">
      <w:pPr>
        <w:numPr>
          <w:ilvl w:val="0"/>
          <w:numId w:val="6"/>
        </w:numPr>
      </w:pPr>
      <w:r w:rsidRPr="00003573">
        <w:t>Endpoints that support bundling return data as an object map instead of an array. Each key-value pair will use the identifier you passed in as the key.</w:t>
      </w:r>
    </w:p>
    <w:p w14:paraId="52C33483" w14:textId="77777777" w:rsidR="00003573" w:rsidRPr="00003573" w:rsidRDefault="00003573" w:rsidP="00003573">
      <w:r w:rsidRPr="00003573">
        <w:t>For example, if you passed symbol=BTC,ETH to /v1/cryptocurrency/quotes/latest you would receive:</w:t>
      </w:r>
    </w:p>
    <w:p w14:paraId="25C25BF2" w14:textId="77777777" w:rsidR="00003573" w:rsidRPr="00003573" w:rsidRDefault="00003573" w:rsidP="00003573">
      <w:r w:rsidRPr="00003573">
        <w:t>"data" : {</w:t>
      </w:r>
    </w:p>
    <w:p w14:paraId="2C4E26AF" w14:textId="77777777" w:rsidR="00003573" w:rsidRPr="00003573" w:rsidRDefault="00003573" w:rsidP="00003573">
      <w:r w:rsidRPr="00003573">
        <w:t xml:space="preserve">    "BTC" : {</w:t>
      </w:r>
    </w:p>
    <w:p w14:paraId="4D2EE443" w14:textId="77777777" w:rsidR="00003573" w:rsidRPr="00003573" w:rsidRDefault="00003573" w:rsidP="00003573">
      <w:r w:rsidRPr="00003573">
        <w:t xml:space="preserve">      ...</w:t>
      </w:r>
    </w:p>
    <w:p w14:paraId="1AF7AC45" w14:textId="77777777" w:rsidR="00003573" w:rsidRPr="00003573" w:rsidRDefault="00003573" w:rsidP="00003573">
      <w:r w:rsidRPr="00003573">
        <w:t xml:space="preserve">    },</w:t>
      </w:r>
    </w:p>
    <w:p w14:paraId="2A9882F2" w14:textId="77777777" w:rsidR="00003573" w:rsidRPr="00003573" w:rsidRDefault="00003573" w:rsidP="00003573">
      <w:r w:rsidRPr="00003573">
        <w:t xml:space="preserve">    "ETH" : {</w:t>
      </w:r>
    </w:p>
    <w:p w14:paraId="37E45A60" w14:textId="77777777" w:rsidR="00003573" w:rsidRPr="00003573" w:rsidRDefault="00003573" w:rsidP="00003573">
      <w:r w:rsidRPr="00003573">
        <w:t xml:space="preserve">      ...</w:t>
      </w:r>
    </w:p>
    <w:p w14:paraId="4E6BF442" w14:textId="77777777" w:rsidR="00003573" w:rsidRPr="00003573" w:rsidRDefault="00003573" w:rsidP="00003573">
      <w:r w:rsidRPr="00003573">
        <w:t xml:space="preserve">    }</w:t>
      </w:r>
    </w:p>
    <w:p w14:paraId="1E866A96" w14:textId="77777777" w:rsidR="00003573" w:rsidRPr="00003573" w:rsidRDefault="00003573" w:rsidP="00003573">
      <w:r w:rsidRPr="00003573">
        <w:t>}</w:t>
      </w:r>
    </w:p>
    <w:p w14:paraId="25B3B178" w14:textId="77777777" w:rsidR="00003573" w:rsidRPr="00003573" w:rsidRDefault="00003573" w:rsidP="00003573">
      <w:r w:rsidRPr="00003573">
        <w:t>Or if you passed id=1,1027 you would receive:</w:t>
      </w:r>
    </w:p>
    <w:p w14:paraId="79AC0C2D" w14:textId="77777777" w:rsidR="00003573" w:rsidRPr="00003573" w:rsidRDefault="00003573" w:rsidP="00003573">
      <w:r w:rsidRPr="00003573">
        <w:t>"data" : {</w:t>
      </w:r>
    </w:p>
    <w:p w14:paraId="585C1468" w14:textId="77777777" w:rsidR="00003573" w:rsidRPr="00003573" w:rsidRDefault="00003573" w:rsidP="00003573">
      <w:r w:rsidRPr="00003573">
        <w:t xml:space="preserve">    "1" : {</w:t>
      </w:r>
    </w:p>
    <w:p w14:paraId="5F87AF93" w14:textId="77777777" w:rsidR="00003573" w:rsidRPr="00003573" w:rsidRDefault="00003573" w:rsidP="00003573">
      <w:r w:rsidRPr="00003573">
        <w:t xml:space="preserve">      ...</w:t>
      </w:r>
    </w:p>
    <w:p w14:paraId="7367736A" w14:textId="77777777" w:rsidR="00003573" w:rsidRPr="00003573" w:rsidRDefault="00003573" w:rsidP="00003573">
      <w:r w:rsidRPr="00003573">
        <w:t xml:space="preserve">    },</w:t>
      </w:r>
    </w:p>
    <w:p w14:paraId="62C3A19E" w14:textId="77777777" w:rsidR="00003573" w:rsidRPr="00003573" w:rsidRDefault="00003573" w:rsidP="00003573">
      <w:r w:rsidRPr="00003573">
        <w:t xml:space="preserve">    "1027" : {</w:t>
      </w:r>
    </w:p>
    <w:p w14:paraId="061C0AD6" w14:textId="77777777" w:rsidR="00003573" w:rsidRPr="00003573" w:rsidRDefault="00003573" w:rsidP="00003573">
      <w:r w:rsidRPr="00003573">
        <w:t xml:space="preserve">      ...</w:t>
      </w:r>
    </w:p>
    <w:p w14:paraId="7CD85E73" w14:textId="77777777" w:rsidR="00003573" w:rsidRPr="00003573" w:rsidRDefault="00003573" w:rsidP="00003573">
      <w:r w:rsidRPr="00003573">
        <w:t xml:space="preserve">    }</w:t>
      </w:r>
    </w:p>
    <w:p w14:paraId="13AC5026" w14:textId="77777777" w:rsidR="00003573" w:rsidRPr="00003573" w:rsidRDefault="00003573" w:rsidP="00003573">
      <w:r w:rsidRPr="00003573">
        <w:t>}</w:t>
      </w:r>
    </w:p>
    <w:p w14:paraId="548B8AB6" w14:textId="77777777" w:rsidR="00003573" w:rsidRPr="00003573" w:rsidRDefault="00003573" w:rsidP="00003573">
      <w:r w:rsidRPr="00003573">
        <w:t>Price conversions that are returned inside endpoint responses behave in the same fashion. These are enclosed in a quote object.</w:t>
      </w:r>
    </w:p>
    <w:p w14:paraId="085537D8" w14:textId="77777777" w:rsidR="00003573" w:rsidRPr="00003573" w:rsidRDefault="00003573" w:rsidP="00003573">
      <w:r w:rsidRPr="00003573">
        <w:t>Date and Time Formats</w:t>
      </w:r>
    </w:p>
    <w:p w14:paraId="484C1722" w14:textId="77777777" w:rsidR="00003573" w:rsidRPr="00003573" w:rsidRDefault="00003573" w:rsidP="00003573">
      <w:pPr>
        <w:numPr>
          <w:ilvl w:val="0"/>
          <w:numId w:val="7"/>
        </w:numPr>
      </w:pPr>
      <w:r w:rsidRPr="00003573">
        <w:t>All endpoints that require date/time parameters allow timestamps to be passed in either </w:t>
      </w:r>
      <w:hyperlink r:id="rId28" w:history="1">
        <w:r w:rsidRPr="00003573">
          <w:rPr>
            <w:rStyle w:val="Hyperlink"/>
          </w:rPr>
          <w:t>ISO 8601</w:t>
        </w:r>
      </w:hyperlink>
      <w:r w:rsidRPr="00003573">
        <w:t> format (eg. 2018-06-06T01:46:40Z) or in Unix time (eg. 1528249600). Timestamps that are passed in ISO 8601 format support basic and extended notations; if a timezone is not included, UTC will be the default.</w:t>
      </w:r>
    </w:p>
    <w:p w14:paraId="2A206000" w14:textId="77777777" w:rsidR="00003573" w:rsidRPr="00003573" w:rsidRDefault="00003573" w:rsidP="00003573">
      <w:pPr>
        <w:numPr>
          <w:ilvl w:val="0"/>
          <w:numId w:val="7"/>
        </w:numPr>
      </w:pPr>
      <w:r w:rsidRPr="00003573">
        <w:t>All timestamps returned in JSON payloads are returned in UTC time using human-readable ISO 8601 format which follows this pattern: yyyy-mm-ddThh:mm:ss.mmmZ. The final .mmm designates milliseconds. Per the ISO 8601 spec the final Z is a constant that represents UTC time.</w:t>
      </w:r>
    </w:p>
    <w:p w14:paraId="370FA203" w14:textId="77777777" w:rsidR="00003573" w:rsidRPr="00003573" w:rsidRDefault="00003573" w:rsidP="00003573">
      <w:pPr>
        <w:numPr>
          <w:ilvl w:val="0"/>
          <w:numId w:val="7"/>
        </w:numPr>
      </w:pPr>
      <w:r w:rsidRPr="00003573">
        <w:t>Data is collected, recorded, and reported in UTC time unless otherwise specified.</w:t>
      </w:r>
    </w:p>
    <w:p w14:paraId="6DC727E7" w14:textId="77777777" w:rsidR="00003573" w:rsidRPr="00003573" w:rsidRDefault="00003573" w:rsidP="00003573">
      <w:r w:rsidRPr="00003573">
        <w:t>Versioning</w:t>
      </w:r>
    </w:p>
    <w:p w14:paraId="0C52A874" w14:textId="77777777" w:rsidR="00003573" w:rsidRPr="00003573" w:rsidRDefault="00003573" w:rsidP="00003573">
      <w:r w:rsidRPr="00003573">
        <w:t>The CoinMarketCap API is versioned to guarantee new features and updates are non-breaking. The latest version of this API is /v1/.</w:t>
      </w:r>
    </w:p>
    <w:p w14:paraId="5A153465" w14:textId="77777777" w:rsidR="00003573" w:rsidRPr="00003573" w:rsidRDefault="00003573" w:rsidP="00003573">
      <w:bookmarkStart w:id="4" w:name="errors-and-rate-limits"/>
      <w:bookmarkEnd w:id="4"/>
      <w:r w:rsidRPr="00003573">
        <w:t>Errors and Rate Limits</w:t>
      </w:r>
    </w:p>
    <w:p w14:paraId="7A87E0C1" w14:textId="77777777" w:rsidR="00003573" w:rsidRPr="00003573" w:rsidRDefault="00003573" w:rsidP="00003573">
      <w:r w:rsidRPr="00003573">
        <w:t>API Request Throttling</w:t>
      </w:r>
    </w:p>
    <w:p w14:paraId="49C632B1" w14:textId="77777777" w:rsidR="00003573" w:rsidRPr="00003573" w:rsidRDefault="00003573" w:rsidP="00003573">
      <w:r w:rsidRPr="00003573">
        <w:t>Use of the CoinMarketCap API is subject to API call rate limiting or "request throttling". This is the number of HTTP calls that can be made simultaneously or within the same minute with your API Key before receiving an HTTP 429 "Too Many Requests" throttling error. This limit scales with the </w:t>
      </w:r>
      <w:hyperlink r:id="rId29" w:tgtFrame="_blank" w:history="1">
        <w:r w:rsidRPr="00003573">
          <w:rPr>
            <w:rStyle w:val="Hyperlink"/>
          </w:rPr>
          <w:t>usage tier</w:t>
        </w:r>
      </w:hyperlink>
      <w:r w:rsidRPr="00003573">
        <w:t> and resets every 60 seconds. Please review our </w:t>
      </w:r>
      <w:hyperlink r:id="rId30" w:anchor="section/Best-Practices" w:tgtFrame="_blank" w:history="1">
        <w:r w:rsidRPr="00003573">
          <w:rPr>
            <w:rStyle w:val="Hyperlink"/>
          </w:rPr>
          <w:t>Best Practices</w:t>
        </w:r>
      </w:hyperlink>
      <w:r w:rsidRPr="00003573">
        <w:t> for implementation strategies that work well with rate limiting.</w:t>
      </w:r>
    </w:p>
    <w:p w14:paraId="53937D67" w14:textId="77777777" w:rsidR="00003573" w:rsidRPr="00003573" w:rsidRDefault="00003573" w:rsidP="00003573">
      <w:r w:rsidRPr="00003573">
        <w:t>HTTP Status Codes</w:t>
      </w:r>
    </w:p>
    <w:p w14:paraId="5C3EAEBC" w14:textId="77777777" w:rsidR="00003573" w:rsidRPr="00003573" w:rsidRDefault="00003573" w:rsidP="00003573">
      <w:r w:rsidRPr="00003573">
        <w:t>The API uses standard HTTP status codes to indicate the success or failure of an API call.</w:t>
      </w:r>
    </w:p>
    <w:p w14:paraId="6BC245B9" w14:textId="77777777" w:rsidR="00003573" w:rsidRPr="00003573" w:rsidRDefault="00003573" w:rsidP="00003573">
      <w:pPr>
        <w:numPr>
          <w:ilvl w:val="0"/>
          <w:numId w:val="8"/>
        </w:numPr>
      </w:pPr>
      <w:r w:rsidRPr="00003573">
        <w:t>400 (Bad Request) The server could not process the request, likely due to an invalid argument.</w:t>
      </w:r>
    </w:p>
    <w:p w14:paraId="16F9CBD6" w14:textId="77777777" w:rsidR="00003573" w:rsidRPr="00003573" w:rsidRDefault="00003573" w:rsidP="00003573">
      <w:pPr>
        <w:numPr>
          <w:ilvl w:val="0"/>
          <w:numId w:val="8"/>
        </w:numPr>
      </w:pPr>
      <w:r w:rsidRPr="00003573">
        <w:t>401 (Unauthorized) Your request lacks valid authentication credentials, likely an issue with your API Key.</w:t>
      </w:r>
    </w:p>
    <w:p w14:paraId="080D8D83" w14:textId="77777777" w:rsidR="00003573" w:rsidRPr="00003573" w:rsidRDefault="00003573" w:rsidP="00003573">
      <w:pPr>
        <w:numPr>
          <w:ilvl w:val="0"/>
          <w:numId w:val="8"/>
        </w:numPr>
      </w:pPr>
      <w:r w:rsidRPr="00003573">
        <w:t>402 (Payment Required) Your API request was rejected due to it being a paid subscription plan with an overdue balance. Pay the balance in the </w:t>
      </w:r>
      <w:hyperlink r:id="rId31" w:history="1">
        <w:r w:rsidRPr="00003573">
          <w:rPr>
            <w:rStyle w:val="Hyperlink"/>
          </w:rPr>
          <w:t>Developer Portal billing tab</w:t>
        </w:r>
      </w:hyperlink>
      <w:r w:rsidRPr="00003573">
        <w:t> and it will be enabled.</w:t>
      </w:r>
    </w:p>
    <w:p w14:paraId="0AFA99FC" w14:textId="77777777" w:rsidR="00003573" w:rsidRPr="00003573" w:rsidRDefault="00003573" w:rsidP="00003573">
      <w:pPr>
        <w:numPr>
          <w:ilvl w:val="0"/>
          <w:numId w:val="8"/>
        </w:numPr>
      </w:pPr>
      <w:r w:rsidRPr="00003573">
        <w:t>403 (Forbidden) Your request was rejected due to a permission issue, likely a restriction on the API Key's associated service plan. Here is a </w:t>
      </w:r>
      <w:hyperlink r:id="rId32" w:history="1">
        <w:r w:rsidRPr="00003573">
          <w:rPr>
            <w:rStyle w:val="Hyperlink"/>
          </w:rPr>
          <w:t>convenient map</w:t>
        </w:r>
      </w:hyperlink>
      <w:r w:rsidRPr="00003573">
        <w:t> of service plans to endpoints.</w:t>
      </w:r>
    </w:p>
    <w:p w14:paraId="4AF1FF49" w14:textId="77777777" w:rsidR="00003573" w:rsidRPr="00003573" w:rsidRDefault="00003573" w:rsidP="00003573">
      <w:pPr>
        <w:numPr>
          <w:ilvl w:val="0"/>
          <w:numId w:val="8"/>
        </w:numPr>
      </w:pPr>
      <w:r w:rsidRPr="00003573">
        <w:t>429 (Too Many Requests) The API Key's rate limit was exceeded; consider slowing down your API Request frequency if this is an HTTP request throttling error. Consider upgrading your service plan if you have reached your monthly API call credit limit for the day/month.</w:t>
      </w:r>
    </w:p>
    <w:p w14:paraId="40DB69D6" w14:textId="77777777" w:rsidR="00003573" w:rsidRPr="00003573" w:rsidRDefault="00003573" w:rsidP="00003573">
      <w:pPr>
        <w:numPr>
          <w:ilvl w:val="0"/>
          <w:numId w:val="8"/>
        </w:numPr>
      </w:pPr>
      <w:r w:rsidRPr="00003573">
        <w:t>500 (Internal Server Error) An unexpected server issue was encountered.</w:t>
      </w:r>
    </w:p>
    <w:p w14:paraId="3C781A2C" w14:textId="77777777" w:rsidR="00003573" w:rsidRPr="00003573" w:rsidRDefault="00003573" w:rsidP="00003573">
      <w:r w:rsidRPr="00003573">
        <w:t>Error Response Codes</w:t>
      </w:r>
    </w:p>
    <w:p w14:paraId="6690E53F" w14:textId="77777777" w:rsidR="00003573" w:rsidRPr="00003573" w:rsidRDefault="00003573" w:rsidP="00003573">
      <w:r w:rsidRPr="00003573">
        <w:t>A Status object is always included in the JSON response payload for both successful calls and failures when possible. During error scenarios you may reference the error_code and error_message properties of the Status object. One of the API error codes below will be returned if applicable otherwise the HTTP status code for the general error type is returned.</w:t>
      </w:r>
    </w:p>
    <w:tbl>
      <w:tblPr>
        <w:tblW w:w="11398" w:type="dxa"/>
        <w:tblCellMar>
          <w:top w:w="15" w:type="dxa"/>
          <w:left w:w="15" w:type="dxa"/>
          <w:bottom w:w="15" w:type="dxa"/>
          <w:right w:w="15" w:type="dxa"/>
        </w:tblCellMar>
        <w:tblLook w:val="04A0" w:firstRow="1" w:lastRow="0" w:firstColumn="1" w:lastColumn="0" w:noHBand="0" w:noVBand="1"/>
      </w:tblPr>
      <w:tblGrid>
        <w:gridCol w:w="1120"/>
        <w:gridCol w:w="5129"/>
        <w:gridCol w:w="5149"/>
      </w:tblGrid>
      <w:tr w:rsidR="00003573" w:rsidRPr="00003573" w14:paraId="52182EF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B784DE" w14:textId="77777777" w:rsidR="00003573" w:rsidRPr="00003573" w:rsidRDefault="00003573" w:rsidP="00003573">
            <w:pPr>
              <w:rPr>
                <w:b/>
                <w:bCs/>
              </w:rPr>
            </w:pPr>
            <w:r w:rsidRPr="00003573">
              <w:rPr>
                <w:b/>
                <w:bCs/>
              </w:rPr>
              <w:t>HTTP 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711077" w14:textId="77777777" w:rsidR="00003573" w:rsidRPr="00003573" w:rsidRDefault="00003573" w:rsidP="00003573">
            <w:pPr>
              <w:rPr>
                <w:b/>
                <w:bCs/>
              </w:rPr>
            </w:pPr>
            <w:r w:rsidRPr="00003573">
              <w:rPr>
                <w:b/>
                <w:bCs/>
              </w:rPr>
              <w:t>Error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917A92" w14:textId="77777777" w:rsidR="00003573" w:rsidRPr="00003573" w:rsidRDefault="00003573" w:rsidP="00003573">
            <w:pPr>
              <w:rPr>
                <w:b/>
                <w:bCs/>
              </w:rPr>
            </w:pPr>
            <w:r w:rsidRPr="00003573">
              <w:rPr>
                <w:b/>
                <w:bCs/>
              </w:rPr>
              <w:t>Error Message</w:t>
            </w:r>
          </w:p>
        </w:tc>
      </w:tr>
      <w:tr w:rsidR="00003573" w:rsidRPr="00003573" w14:paraId="463CC2B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CECAB8" w14:textId="77777777" w:rsidR="00003573" w:rsidRPr="00003573" w:rsidRDefault="00003573" w:rsidP="00003573">
            <w:r w:rsidRPr="00003573">
              <w:t>401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43BA88" w14:textId="77777777" w:rsidR="00003573" w:rsidRPr="00003573" w:rsidRDefault="00003573" w:rsidP="00003573">
            <w:r w:rsidRPr="00003573">
              <w:t>1001 [API_KEY_INVALID]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57A40A" w14:textId="77777777" w:rsidR="00003573" w:rsidRPr="00003573" w:rsidRDefault="00003573" w:rsidP="00003573">
            <w:r w:rsidRPr="00003573">
              <w:t>This API Key is invalid.</w:t>
            </w:r>
          </w:p>
        </w:tc>
      </w:tr>
      <w:tr w:rsidR="00003573" w:rsidRPr="00003573" w14:paraId="767D7DC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05B67A" w14:textId="77777777" w:rsidR="00003573" w:rsidRPr="00003573" w:rsidRDefault="00003573" w:rsidP="00003573">
            <w:r w:rsidRPr="00003573">
              <w:t>401</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362650" w14:textId="77777777" w:rsidR="00003573" w:rsidRPr="00003573" w:rsidRDefault="00003573" w:rsidP="00003573">
            <w:r w:rsidRPr="00003573">
              <w:t>1002 [API_KEY_MISSING]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68832F" w14:textId="77777777" w:rsidR="00003573" w:rsidRPr="00003573" w:rsidRDefault="00003573" w:rsidP="00003573">
            <w:r w:rsidRPr="00003573">
              <w:t>API key missing.</w:t>
            </w:r>
          </w:p>
        </w:tc>
      </w:tr>
      <w:tr w:rsidR="00003573" w:rsidRPr="00003573" w14:paraId="4FDD10D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4F6E72" w14:textId="77777777" w:rsidR="00003573" w:rsidRPr="00003573" w:rsidRDefault="00003573" w:rsidP="00003573">
            <w:r w:rsidRPr="00003573">
              <w:t>402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4CF0F1" w14:textId="77777777" w:rsidR="00003573" w:rsidRPr="00003573" w:rsidRDefault="00003573" w:rsidP="00003573">
            <w:r w:rsidRPr="00003573">
              <w:t>1003 [API_KEY_PLAN_REQUIRES_PAYEMENT]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C42C1D" w14:textId="77777777" w:rsidR="00003573" w:rsidRPr="00003573" w:rsidRDefault="00003573" w:rsidP="00003573">
            <w:r w:rsidRPr="00003573">
              <w:t>Your API Key must be activated. Please go to pro.coinmarketcap.com/account/plan.</w:t>
            </w:r>
          </w:p>
        </w:tc>
      </w:tr>
      <w:tr w:rsidR="00003573" w:rsidRPr="00003573" w14:paraId="1A07339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DC5D80" w14:textId="77777777" w:rsidR="00003573" w:rsidRPr="00003573" w:rsidRDefault="00003573" w:rsidP="00003573">
            <w:r w:rsidRPr="00003573">
              <w:t>402</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FBDD55" w14:textId="77777777" w:rsidR="00003573" w:rsidRPr="00003573" w:rsidRDefault="00003573" w:rsidP="00003573">
            <w:r w:rsidRPr="00003573">
              <w:t>1004 [API_KEY_PLAN_PAYMENT_EXPIRED]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66B3A9" w14:textId="77777777" w:rsidR="00003573" w:rsidRPr="00003573" w:rsidRDefault="00003573" w:rsidP="00003573">
            <w:r w:rsidRPr="00003573">
              <w:t>Your API Key's subscription plan has expired.</w:t>
            </w:r>
          </w:p>
        </w:tc>
      </w:tr>
      <w:tr w:rsidR="00003573" w:rsidRPr="00003573" w14:paraId="5012855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51D4A3" w14:textId="77777777" w:rsidR="00003573" w:rsidRPr="00003573" w:rsidRDefault="00003573" w:rsidP="00003573">
            <w:r w:rsidRPr="00003573">
              <w:t>403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5722F7" w14:textId="77777777" w:rsidR="00003573" w:rsidRPr="00003573" w:rsidRDefault="00003573" w:rsidP="00003573">
            <w:r w:rsidRPr="00003573">
              <w:t>1005 [API_KEY_REQUIRED]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E54EF3" w14:textId="77777777" w:rsidR="00003573" w:rsidRPr="00003573" w:rsidRDefault="00003573" w:rsidP="00003573">
            <w:r w:rsidRPr="00003573">
              <w:t>An API Key is required for this call.</w:t>
            </w:r>
          </w:p>
        </w:tc>
      </w:tr>
      <w:tr w:rsidR="00003573" w:rsidRPr="00003573" w14:paraId="723D29F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930664" w14:textId="77777777" w:rsidR="00003573" w:rsidRPr="00003573" w:rsidRDefault="00003573" w:rsidP="00003573">
            <w:r w:rsidRPr="00003573">
              <w:t>403</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6920B7" w14:textId="77777777" w:rsidR="00003573" w:rsidRPr="00003573" w:rsidRDefault="00003573" w:rsidP="00003573">
            <w:r w:rsidRPr="00003573">
              <w:t>1006 [API_KEY_PLAN_NOT_AUTHORIZED]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18E605" w14:textId="77777777" w:rsidR="00003573" w:rsidRPr="00003573" w:rsidRDefault="00003573" w:rsidP="00003573">
            <w:r w:rsidRPr="00003573">
              <w:t>Your API Key subscription plan doesn't support this endpoint.</w:t>
            </w:r>
          </w:p>
        </w:tc>
      </w:tr>
      <w:tr w:rsidR="00003573" w:rsidRPr="00003573" w14:paraId="43F6C52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8045B2" w14:textId="77777777" w:rsidR="00003573" w:rsidRPr="00003573" w:rsidRDefault="00003573" w:rsidP="00003573">
            <w:r w:rsidRPr="00003573">
              <w:t>403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FE8A77" w14:textId="77777777" w:rsidR="00003573" w:rsidRPr="00003573" w:rsidRDefault="00003573" w:rsidP="00003573">
            <w:r w:rsidRPr="00003573">
              <w:t>1007 [API_KEY_DISABLED]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12D80A" w14:textId="77777777" w:rsidR="00003573" w:rsidRPr="00003573" w:rsidRDefault="00003573" w:rsidP="00003573">
            <w:r w:rsidRPr="00003573">
              <w:t>This API Key has been disabled. Please contact support.</w:t>
            </w:r>
          </w:p>
        </w:tc>
      </w:tr>
      <w:tr w:rsidR="00003573" w:rsidRPr="00003573" w14:paraId="6FB5E8E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F775D6" w14:textId="77777777" w:rsidR="00003573" w:rsidRPr="00003573" w:rsidRDefault="00003573" w:rsidP="00003573">
            <w:r w:rsidRPr="00003573">
              <w:t>429</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7083CE" w14:textId="77777777" w:rsidR="00003573" w:rsidRPr="00003573" w:rsidRDefault="00003573" w:rsidP="00003573">
            <w:r w:rsidRPr="00003573">
              <w:t>1008 [API_KEY_PLAN_MINUTE_RATE_LIMIT_REACHED]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7D79C9" w14:textId="77777777" w:rsidR="00003573" w:rsidRPr="00003573" w:rsidRDefault="00003573" w:rsidP="00003573">
            <w:r w:rsidRPr="00003573">
              <w:t>You've exceeded your API Key's HTTP request rate limit. Rate limits reset every minute.</w:t>
            </w:r>
          </w:p>
        </w:tc>
      </w:tr>
      <w:tr w:rsidR="00003573" w:rsidRPr="00003573" w14:paraId="1A977CF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B52B21" w14:textId="77777777" w:rsidR="00003573" w:rsidRPr="00003573" w:rsidRDefault="00003573" w:rsidP="00003573">
            <w:r w:rsidRPr="00003573">
              <w:t>429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446DD3" w14:textId="77777777" w:rsidR="00003573" w:rsidRPr="00003573" w:rsidRDefault="00003573" w:rsidP="00003573">
            <w:r w:rsidRPr="00003573">
              <w:t>1009 [API_KEY_PLAN_DAILY_RATE_LIMIT_REACHED]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361384" w14:textId="77777777" w:rsidR="00003573" w:rsidRPr="00003573" w:rsidRDefault="00003573" w:rsidP="00003573">
            <w:r w:rsidRPr="00003573">
              <w:t>You've exceeded your API Key's daily rate limit.</w:t>
            </w:r>
          </w:p>
        </w:tc>
      </w:tr>
      <w:tr w:rsidR="00003573" w:rsidRPr="00003573" w14:paraId="3DAFBD2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A179DA" w14:textId="77777777" w:rsidR="00003573" w:rsidRPr="00003573" w:rsidRDefault="00003573" w:rsidP="00003573">
            <w:r w:rsidRPr="00003573">
              <w:t>429</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CC788A" w14:textId="77777777" w:rsidR="00003573" w:rsidRPr="00003573" w:rsidRDefault="00003573" w:rsidP="00003573">
            <w:r w:rsidRPr="00003573">
              <w:t>1010 [API_KEY_PLAN_MONTHLY_RATE_LIMIT_REACHED]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38FF86" w14:textId="77777777" w:rsidR="00003573" w:rsidRPr="00003573" w:rsidRDefault="00003573" w:rsidP="00003573">
            <w:r w:rsidRPr="00003573">
              <w:t>You've exceeded your API Key's monthly rate limit.</w:t>
            </w:r>
          </w:p>
        </w:tc>
      </w:tr>
      <w:tr w:rsidR="00003573" w:rsidRPr="00003573" w14:paraId="204C903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F761CC" w14:textId="77777777" w:rsidR="00003573" w:rsidRPr="00003573" w:rsidRDefault="00003573" w:rsidP="00003573">
            <w:r w:rsidRPr="00003573">
              <w:t>429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6F9B89" w14:textId="77777777" w:rsidR="00003573" w:rsidRPr="00003573" w:rsidRDefault="00003573" w:rsidP="00003573">
            <w:r w:rsidRPr="00003573">
              <w:t>1011 [IP_RATE_LIMIT_REACHED]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AEBB19" w14:textId="77777777" w:rsidR="00003573" w:rsidRPr="00003573" w:rsidRDefault="00003573" w:rsidP="00003573">
            <w:r w:rsidRPr="00003573">
              <w:t>You've hit an IP rate limit.</w:t>
            </w:r>
          </w:p>
        </w:tc>
      </w:tr>
    </w:tbl>
    <w:p w14:paraId="34464C0D" w14:textId="77777777" w:rsidR="00003573" w:rsidRPr="00003573" w:rsidRDefault="00003573" w:rsidP="00003573">
      <w:bookmarkStart w:id="5" w:name="best-practices"/>
      <w:bookmarkEnd w:id="5"/>
      <w:r w:rsidRPr="00003573">
        <w:t>Best Practices</w:t>
      </w:r>
    </w:p>
    <w:p w14:paraId="07E06B0A" w14:textId="77777777" w:rsidR="00003573" w:rsidRPr="00003573" w:rsidRDefault="00003573" w:rsidP="00003573">
      <w:r w:rsidRPr="00003573">
        <w:t>This section contains a few recommendations on how to efficiently utilize the CoinMarketCap API for your enterprise application, particularly if you already have a large base of users for your application.</w:t>
      </w:r>
    </w:p>
    <w:p w14:paraId="477709B7" w14:textId="77777777" w:rsidR="00003573" w:rsidRPr="00003573" w:rsidRDefault="00003573" w:rsidP="00003573">
      <w:r w:rsidRPr="00003573">
        <w:t>Use CoinMarketCap ID Instead of Cryptocurrency Symbol</w:t>
      </w:r>
    </w:p>
    <w:p w14:paraId="3CBC9C54" w14:textId="77777777" w:rsidR="00003573" w:rsidRPr="00003573" w:rsidRDefault="00003573" w:rsidP="00003573">
      <w:r w:rsidRPr="00003573">
        <w:t>Utilizing common cryptocurrency symbols to reference cryptocurrencies on the API is easy and convenient but brittle. You should know that many cryptocurrencies have the same symbol, for example, there are currently three cryptocurrencies that commonly refer to themselves by the symbol HOT. Cryptocurrency symbols also often change with cryptocurrency rebrands. When fetching cryptocurrency by a symbol that matches several active cryptocurrencies we return the one with the highest market cap at the time of the query. To ensure you always target the cryptocurrency you expect, use our permanent CoinMarketCap IDs. These IDs are used reliably by numerous mission critical platforms and </w:t>
      </w:r>
      <w:r w:rsidRPr="00003573">
        <w:rPr>
          <w:i/>
          <w:iCs/>
        </w:rPr>
        <w:t>never change</w:t>
      </w:r>
      <w:r w:rsidRPr="00003573">
        <w:t>.</w:t>
      </w:r>
    </w:p>
    <w:p w14:paraId="2AC61D1B" w14:textId="77777777" w:rsidR="00003573" w:rsidRPr="00003573" w:rsidRDefault="00003573" w:rsidP="00003573">
      <w:r w:rsidRPr="00003573">
        <w:t>We make fetching a map of all active cryptocurrencies' CoinMarketCap IDs very easy. Just call our </w:t>
      </w:r>
      <w:hyperlink r:id="rId33" w:anchor="operation/getV1CryptocurrencyMap" w:history="1">
        <w:r w:rsidRPr="00003573">
          <w:rPr>
            <w:rStyle w:val="Hyperlink"/>
          </w:rPr>
          <w:t>/cryptocurrency/map</w:t>
        </w:r>
      </w:hyperlink>
      <w:r w:rsidRPr="00003573">
        <w:t> endpoint to receive a list of all active currencies mapped to the unique id property. This map also includes other typical identifiying properties like name, symbol and platform token_address that can be cross referenced. In cryptocurrency calls you would then send, for example id=1027, instead of symbol=ETH. </w:t>
      </w:r>
      <w:r w:rsidRPr="00003573">
        <w:rPr>
          <w:b/>
          <w:bCs/>
        </w:rPr>
        <w:t>It's strongly recommended that any production code utilize these IDs for cryptocurrencies, exchanges, and markets to future-proof your code.</w:t>
      </w:r>
    </w:p>
    <w:p w14:paraId="0D575F71" w14:textId="77777777" w:rsidR="00003573" w:rsidRPr="00003573" w:rsidRDefault="00003573" w:rsidP="00003573">
      <w:r w:rsidRPr="00003573">
        <w:t>Use the Right Endpoints for the Job</w:t>
      </w:r>
    </w:p>
    <w:p w14:paraId="6BF5223A" w14:textId="77777777" w:rsidR="00003573" w:rsidRPr="00003573" w:rsidRDefault="00003573" w:rsidP="00003573">
      <w:r w:rsidRPr="00003573">
        <w:t>You may have noticed that /cryptocurrency/listings/latest and /cryptocurrency/quotes/latest return the same crypto data but in different formats. This is because the former is for requesting paginated and ordered lists of </w:t>
      </w:r>
      <w:r w:rsidRPr="00003573">
        <w:rPr>
          <w:i/>
          <w:iCs/>
        </w:rPr>
        <w:t>all</w:t>
      </w:r>
      <w:r w:rsidRPr="00003573">
        <w:t> cryptocurrencies while the latter is for selectively requesting only the specific cryptocurrencies you require. Many endpoints follow this pattern, allow the design of these endpoints to work for you!</w:t>
      </w:r>
    </w:p>
    <w:p w14:paraId="362F0368" w14:textId="77777777" w:rsidR="00003573" w:rsidRPr="00003573" w:rsidRDefault="00003573" w:rsidP="00003573">
      <w:r w:rsidRPr="00003573">
        <w:t>Implement a Caching Strategy If Needed</w:t>
      </w:r>
    </w:p>
    <w:p w14:paraId="44A27BD5" w14:textId="77777777" w:rsidR="00003573" w:rsidRPr="00003573" w:rsidRDefault="00003573" w:rsidP="00003573">
      <w:r w:rsidRPr="00003573">
        <w:t>There are standard legal data safeguards built into the </w:t>
      </w:r>
      <w:hyperlink r:id="rId34" w:tgtFrame="_blank" w:history="1">
        <w:r w:rsidRPr="00003573">
          <w:rPr>
            <w:rStyle w:val="Hyperlink"/>
          </w:rPr>
          <w:t>Commercial User Terms</w:t>
        </w:r>
      </w:hyperlink>
      <w:r w:rsidRPr="00003573">
        <w:t> that application developers should keep in mind. These Terms help prevent unauthorized scraping and redistributing of CMC data but are intentionally worded to allow legitimate local caching of market data to support the operation of your application. If your application has a significant user base and you are concerned with staying within the call credit and API throttling limits of your subscription plan consider implementing a data caching strategy.</w:t>
      </w:r>
    </w:p>
    <w:p w14:paraId="2875660F" w14:textId="77777777" w:rsidR="00003573" w:rsidRPr="00003573" w:rsidRDefault="00003573" w:rsidP="00003573">
      <w:r w:rsidRPr="00003573">
        <w:t>For example instead of making a /cryptocurrency/quotes/latest call every time one of your application's users needs to fetch market rates for specific cryptocurrencies, you could pre-fetch and cache the latest market data for every cryptocurrency in your application's local database every 60 seconds. This would only require 1 API call, /cryptocurrency/listings/latest?limit=5000, every 60 seconds. Then, anytime one of your application's users need to load a custom list of cryptocurrencies you could simply pull this latest market data from your local cache without the overhead of additional calls. This kind of optimization is practical for customers with large, demanding user bases.</w:t>
      </w:r>
    </w:p>
    <w:p w14:paraId="3AD91275" w14:textId="77777777" w:rsidR="00003573" w:rsidRPr="00003573" w:rsidRDefault="00003573" w:rsidP="00003573">
      <w:r w:rsidRPr="00003573">
        <w:t>Code Defensively to Ensure a Robust REST API Integration</w:t>
      </w:r>
    </w:p>
    <w:p w14:paraId="34A5F782" w14:textId="77777777" w:rsidR="00003573" w:rsidRPr="00003573" w:rsidRDefault="00003573" w:rsidP="00003573">
      <w:r w:rsidRPr="00003573">
        <w:t>Whenever implementing any high availability REST API service for mission critical operations it's recommended to </w:t>
      </w:r>
      <w:hyperlink r:id="rId35" w:tgtFrame="_blank" w:history="1">
        <w:r w:rsidRPr="00003573">
          <w:rPr>
            <w:rStyle w:val="Hyperlink"/>
          </w:rPr>
          <w:t>code defensively</w:t>
        </w:r>
      </w:hyperlink>
      <w:r w:rsidRPr="00003573">
        <w:t>. Since the API is versioned, any breaking request or response format change would only be introduced through new versions of each endpoint, </w:t>
      </w:r>
      <w:r w:rsidRPr="00003573">
        <w:rPr>
          <w:i/>
          <w:iCs/>
        </w:rPr>
        <w:t>however existing endpoints may still introduce new convenience properties over time</w:t>
      </w:r>
      <w:r w:rsidRPr="00003573">
        <w:t>.</w:t>
      </w:r>
    </w:p>
    <w:p w14:paraId="5E150A5F" w14:textId="77777777" w:rsidR="00003573" w:rsidRPr="00003573" w:rsidRDefault="00003573" w:rsidP="00003573">
      <w:r w:rsidRPr="00003573">
        <w:t>We suggest these best practices:</w:t>
      </w:r>
    </w:p>
    <w:p w14:paraId="683BB7AD" w14:textId="77777777" w:rsidR="00003573" w:rsidRPr="00003573" w:rsidRDefault="00003573" w:rsidP="00003573">
      <w:pPr>
        <w:numPr>
          <w:ilvl w:val="0"/>
          <w:numId w:val="9"/>
        </w:numPr>
      </w:pPr>
      <w:r w:rsidRPr="00003573">
        <w:t>You should parse the API response JSON as JSON and not through a regular expression or other means to avoid brittle parsing logic.</w:t>
      </w:r>
    </w:p>
    <w:p w14:paraId="56024788" w14:textId="77777777" w:rsidR="00003573" w:rsidRPr="00003573" w:rsidRDefault="00003573" w:rsidP="00003573">
      <w:pPr>
        <w:numPr>
          <w:ilvl w:val="0"/>
          <w:numId w:val="9"/>
        </w:numPr>
      </w:pPr>
      <w:r w:rsidRPr="00003573">
        <w:t>Your parsing code should explicitly parse only the response properties you require to guarantee new fields that may be returned in the future are ignored.</w:t>
      </w:r>
    </w:p>
    <w:p w14:paraId="307F0486" w14:textId="77777777" w:rsidR="00003573" w:rsidRPr="00003573" w:rsidRDefault="00003573" w:rsidP="00003573">
      <w:pPr>
        <w:numPr>
          <w:ilvl w:val="0"/>
          <w:numId w:val="9"/>
        </w:numPr>
      </w:pPr>
      <w:r w:rsidRPr="00003573">
        <w:t>You should add robust field validation to your response parsing logic. You can wrap complex field parsing, like dates, in try/catch statements to minimize the impact of unexpected parsing issues (like the unlikely return of a null value).</w:t>
      </w:r>
    </w:p>
    <w:p w14:paraId="13DD5389" w14:textId="77777777" w:rsidR="00003573" w:rsidRPr="00003573" w:rsidRDefault="00003573" w:rsidP="00003573">
      <w:pPr>
        <w:numPr>
          <w:ilvl w:val="0"/>
          <w:numId w:val="9"/>
        </w:numPr>
      </w:pPr>
      <w:r w:rsidRPr="00003573">
        <w:t>Implement a "Retry with exponential backoff" coding pattern for your REST API call logic. This means if your HTTP request happens to get rate limited (HTTP 429) or encounters an unexpected server-side condition (HTTP 5xx) your code would automatically recover and try again using an intelligent recovery scheme. You may use one of the many libraries available; for example, </w:t>
      </w:r>
      <w:hyperlink r:id="rId36" w:tgtFrame="_blank" w:history="1">
        <w:r w:rsidRPr="00003573">
          <w:rPr>
            <w:rStyle w:val="Hyperlink"/>
          </w:rPr>
          <w:t>this one</w:t>
        </w:r>
      </w:hyperlink>
      <w:r w:rsidRPr="00003573">
        <w:t> for Node or </w:t>
      </w:r>
      <w:hyperlink r:id="rId37" w:tgtFrame="_blank" w:history="1">
        <w:r w:rsidRPr="00003573">
          <w:rPr>
            <w:rStyle w:val="Hyperlink"/>
          </w:rPr>
          <w:t>this one</w:t>
        </w:r>
      </w:hyperlink>
      <w:r w:rsidRPr="00003573">
        <w:t> for Python.</w:t>
      </w:r>
    </w:p>
    <w:p w14:paraId="2CDA73DB" w14:textId="77777777" w:rsidR="00003573" w:rsidRPr="00003573" w:rsidRDefault="00003573" w:rsidP="00003573">
      <w:r w:rsidRPr="00003573">
        <w:t>Reach Out and Upgrade Your Plan</w:t>
      </w:r>
    </w:p>
    <w:p w14:paraId="539B5E2B" w14:textId="77777777" w:rsidR="00003573" w:rsidRPr="00003573" w:rsidRDefault="00003573" w:rsidP="00003573">
      <w:r w:rsidRPr="00003573">
        <w:t>If you're uncertain how to best implement the CoinMarketCap API in your application or your needs outgrow our current self-serve subscription tiers you can reach out to </w:t>
      </w:r>
      <w:hyperlink r:id="rId38" w:history="1">
        <w:r w:rsidRPr="00003573">
          <w:rPr>
            <w:rStyle w:val="Hyperlink"/>
          </w:rPr>
          <w:t>api@coinmarketcap.com</w:t>
        </w:r>
      </w:hyperlink>
      <w:r w:rsidRPr="00003573">
        <w:t>. We'll review your needs and budget and may be able to tailor a custom enterprise plan that is right for you.</w:t>
      </w:r>
    </w:p>
    <w:p w14:paraId="0A7867A6" w14:textId="77777777" w:rsidR="00003573" w:rsidRPr="00003573" w:rsidRDefault="00003573" w:rsidP="00003573">
      <w:bookmarkStart w:id="6" w:name="version-history"/>
      <w:bookmarkEnd w:id="6"/>
      <w:r w:rsidRPr="00003573">
        <w:t>Version History</w:t>
      </w:r>
    </w:p>
    <w:p w14:paraId="482CFE7B" w14:textId="77777777" w:rsidR="00003573" w:rsidRPr="00003573" w:rsidRDefault="00003573" w:rsidP="00003573">
      <w:r w:rsidRPr="00003573">
        <w:t>The CoinMarketCap API utilizes </w:t>
      </w:r>
      <w:hyperlink r:id="rId39" w:tgtFrame="_blank" w:history="1">
        <w:r w:rsidRPr="00003573">
          <w:rPr>
            <w:rStyle w:val="Hyperlink"/>
          </w:rPr>
          <w:t>Semantic Versioning</w:t>
        </w:r>
      </w:hyperlink>
      <w:r w:rsidRPr="00003573">
        <w:t> in the format major.minor.patch. The current major version is incorporated into the API request path as /v1/. Non-breaking minor and patch updates to the API are released regularly. These may include new endpoints, data points, and API plan features which are always introduced in a non-breaking manner. </w:t>
      </w:r>
      <w:r w:rsidRPr="00003573">
        <w:rPr>
          <w:i/>
          <w:iCs/>
        </w:rPr>
        <w:t>This means you can expect new properties to become available in our existing /v1/ endpoints however any breaking change will be introduced under a new major version of the API with legacy versions supported indefinitely unless otherwise stated</w:t>
      </w:r>
      <w:r w:rsidRPr="00003573">
        <w:t>.</w:t>
      </w:r>
    </w:p>
    <w:p w14:paraId="012B90D9" w14:textId="77777777" w:rsidR="00003573" w:rsidRPr="00003573" w:rsidRDefault="00003573" w:rsidP="00003573">
      <w:r w:rsidRPr="00003573">
        <w:t>You can </w:t>
      </w:r>
      <w:hyperlink r:id="rId40" w:anchor="newsletter-signup" w:history="1">
        <w:r w:rsidRPr="00003573">
          <w:rPr>
            <w:rStyle w:val="Hyperlink"/>
          </w:rPr>
          <w:t>subscribe to our API Newsletter</w:t>
        </w:r>
      </w:hyperlink>
      <w:r w:rsidRPr="00003573">
        <w:t> to get monthly email updates on CoinMarketCap API enhancements.</w:t>
      </w:r>
    </w:p>
    <w:p w14:paraId="7F609857" w14:textId="77777777" w:rsidR="00003573" w:rsidRPr="00003573" w:rsidRDefault="00003573" w:rsidP="00003573">
      <w:r w:rsidRPr="00003573">
        <w:t>v2.0.10 on Oct 14, 2024</w:t>
      </w:r>
    </w:p>
    <w:p w14:paraId="37C134B3" w14:textId="77777777" w:rsidR="00003573" w:rsidRPr="00003573" w:rsidRDefault="00003573" w:rsidP="00003573">
      <w:pPr>
        <w:numPr>
          <w:ilvl w:val="0"/>
          <w:numId w:val="10"/>
        </w:numPr>
      </w:pPr>
      <w:hyperlink r:id="rId41" w:anchor="operation/getV3FearandgreedLatest" w:history="1">
        <w:r w:rsidRPr="00003573">
          <w:rPr>
            <w:rStyle w:val="Hyperlink"/>
          </w:rPr>
          <w:t>/v3/fear-and-greed/latest</w:t>
        </w:r>
      </w:hyperlink>
      <w:r w:rsidRPr="00003573">
        <w:t> and </w:t>
      </w:r>
      <w:hyperlink r:id="rId42" w:anchor="operation/getV3FearandgreedHistorical" w:history="1">
        <w:r w:rsidRPr="00003573">
          <w:rPr>
            <w:rStyle w:val="Hyperlink"/>
          </w:rPr>
          <w:t>/v3/fear-and-greed/historical</w:t>
        </w:r>
      </w:hyperlink>
      <w:r w:rsidRPr="00003573">
        <w:t> now available to get CMC Fear and Greed Index</w:t>
      </w:r>
    </w:p>
    <w:p w14:paraId="0A0F760C" w14:textId="77777777" w:rsidR="00003573" w:rsidRPr="00003573" w:rsidRDefault="00003573" w:rsidP="00003573">
      <w:r w:rsidRPr="00003573">
        <w:t>v2.0.9 on June 1, 2023</w:t>
      </w:r>
    </w:p>
    <w:p w14:paraId="0E30549F" w14:textId="77777777" w:rsidR="00003573" w:rsidRPr="00003573" w:rsidRDefault="00003573" w:rsidP="00003573">
      <w:pPr>
        <w:numPr>
          <w:ilvl w:val="0"/>
          <w:numId w:val="11"/>
        </w:numPr>
      </w:pPr>
      <w:hyperlink r:id="rId43" w:anchor="operation/getV1CommunityTrendingTopic" w:history="1">
        <w:r w:rsidRPr="00003573">
          <w:rPr>
            <w:rStyle w:val="Hyperlink"/>
          </w:rPr>
          <w:t>/v1/community/trending/topic</w:t>
        </w:r>
      </w:hyperlink>
      <w:r w:rsidRPr="00003573">
        <w:t> now available to get community trending topics.</w:t>
      </w:r>
    </w:p>
    <w:p w14:paraId="6F2B1C52" w14:textId="77777777" w:rsidR="00003573" w:rsidRPr="00003573" w:rsidRDefault="00003573" w:rsidP="00003573">
      <w:pPr>
        <w:numPr>
          <w:ilvl w:val="0"/>
          <w:numId w:val="11"/>
        </w:numPr>
      </w:pPr>
      <w:hyperlink r:id="rId44" w:anchor="operation/getV1CommunityTrendingToken" w:history="1">
        <w:r w:rsidRPr="00003573">
          <w:rPr>
            <w:rStyle w:val="Hyperlink"/>
          </w:rPr>
          <w:t>/v1/community/trending/token</w:t>
        </w:r>
      </w:hyperlink>
      <w:r w:rsidRPr="00003573">
        <w:t> now available to get community trending tokens.</w:t>
      </w:r>
    </w:p>
    <w:p w14:paraId="63EA5758" w14:textId="77777777" w:rsidR="00003573" w:rsidRPr="00003573" w:rsidRDefault="00003573" w:rsidP="00003573">
      <w:r w:rsidRPr="00003573">
        <w:t>v2.0.8 on November 25, 2022</w:t>
      </w:r>
    </w:p>
    <w:p w14:paraId="3025B7FE" w14:textId="77777777" w:rsidR="00003573" w:rsidRPr="00003573" w:rsidRDefault="00003573" w:rsidP="00003573">
      <w:pPr>
        <w:numPr>
          <w:ilvl w:val="0"/>
          <w:numId w:val="12"/>
        </w:numPr>
      </w:pPr>
      <w:hyperlink r:id="rId45" w:anchor="operation/getV1ExchangeAssets" w:history="1">
        <w:r w:rsidRPr="00003573">
          <w:rPr>
            <w:rStyle w:val="Hyperlink"/>
          </w:rPr>
          <w:t>/v1/exchange/assets</w:t>
        </w:r>
      </w:hyperlink>
      <w:r w:rsidRPr="00003573">
        <w:t> now available to get exchange assets in the form of token holdings.</w:t>
      </w:r>
    </w:p>
    <w:p w14:paraId="321049C4" w14:textId="77777777" w:rsidR="00003573" w:rsidRPr="00003573" w:rsidRDefault="00003573" w:rsidP="00003573">
      <w:r w:rsidRPr="00003573">
        <w:t>v2.0.7 on September 19, 2022</w:t>
      </w:r>
    </w:p>
    <w:p w14:paraId="35EAAA69" w14:textId="77777777" w:rsidR="00003573" w:rsidRPr="00003573" w:rsidRDefault="00003573" w:rsidP="00003573">
      <w:pPr>
        <w:numPr>
          <w:ilvl w:val="0"/>
          <w:numId w:val="13"/>
        </w:numPr>
      </w:pPr>
      <w:hyperlink r:id="rId46" w:anchor="operation/getV1ContentPostsTop" w:history="1">
        <w:r w:rsidRPr="00003573">
          <w:rPr>
            <w:rStyle w:val="Hyperlink"/>
          </w:rPr>
          <w:t>/v1/content/posts/top</w:t>
        </w:r>
      </w:hyperlink>
      <w:r w:rsidRPr="00003573">
        <w:t> now available to get cryptocurrency-related top posts.</w:t>
      </w:r>
    </w:p>
    <w:p w14:paraId="06985F8E" w14:textId="77777777" w:rsidR="00003573" w:rsidRPr="00003573" w:rsidRDefault="00003573" w:rsidP="00003573">
      <w:pPr>
        <w:numPr>
          <w:ilvl w:val="0"/>
          <w:numId w:val="13"/>
        </w:numPr>
      </w:pPr>
      <w:hyperlink r:id="rId47" w:anchor="operation/getV1ContentPostsLatest" w:history="1">
        <w:r w:rsidRPr="00003573">
          <w:rPr>
            <w:rStyle w:val="Hyperlink"/>
          </w:rPr>
          <w:t>/v1/content/posts/latest</w:t>
        </w:r>
      </w:hyperlink>
      <w:r w:rsidRPr="00003573">
        <w:t> now available to get cryptocurrency-related latest posts.</w:t>
      </w:r>
    </w:p>
    <w:p w14:paraId="1E968329" w14:textId="77777777" w:rsidR="00003573" w:rsidRPr="00003573" w:rsidRDefault="00003573" w:rsidP="00003573">
      <w:pPr>
        <w:numPr>
          <w:ilvl w:val="0"/>
          <w:numId w:val="13"/>
        </w:numPr>
      </w:pPr>
      <w:hyperlink r:id="rId48" w:anchor="operation/getV1ContentPostsComments" w:history="1">
        <w:r w:rsidRPr="00003573">
          <w:rPr>
            <w:rStyle w:val="Hyperlink"/>
          </w:rPr>
          <w:t>/v1/content/posts/comments</w:t>
        </w:r>
      </w:hyperlink>
      <w:r w:rsidRPr="00003573">
        <w:t> now available to get comments of the post.</w:t>
      </w:r>
    </w:p>
    <w:p w14:paraId="0F3274B2" w14:textId="77777777" w:rsidR="00003573" w:rsidRPr="00003573" w:rsidRDefault="00003573" w:rsidP="00003573">
      <w:r w:rsidRPr="00003573">
        <w:t>v2.0.6 on Augest 18, 2022</w:t>
      </w:r>
    </w:p>
    <w:p w14:paraId="1DB37801" w14:textId="77777777" w:rsidR="00003573" w:rsidRPr="00003573" w:rsidRDefault="00003573" w:rsidP="00003573">
      <w:pPr>
        <w:numPr>
          <w:ilvl w:val="0"/>
          <w:numId w:val="14"/>
        </w:numPr>
      </w:pPr>
      <w:hyperlink r:id="rId49" w:anchor="operation/getV1ContentLatest" w:history="1">
        <w:r w:rsidRPr="00003573">
          <w:rPr>
            <w:rStyle w:val="Hyperlink"/>
          </w:rPr>
          <w:t>/v1/content/latest</w:t>
        </w:r>
      </w:hyperlink>
      <w:r w:rsidRPr="00003573">
        <w:t> now available to get news/headlines and Alexandria articles.</w:t>
      </w:r>
    </w:p>
    <w:p w14:paraId="090F7FB4" w14:textId="77777777" w:rsidR="00003573" w:rsidRPr="00003573" w:rsidRDefault="00003573" w:rsidP="00003573">
      <w:r w:rsidRPr="00003573">
        <w:t>v2.0.5 on Augest 4, 2022</w:t>
      </w:r>
    </w:p>
    <w:p w14:paraId="32A2DEDA" w14:textId="77777777" w:rsidR="00003573" w:rsidRPr="00003573" w:rsidRDefault="00003573" w:rsidP="00003573">
      <w:pPr>
        <w:numPr>
          <w:ilvl w:val="0"/>
          <w:numId w:val="15"/>
        </w:numPr>
      </w:pPr>
      <w:hyperlink r:id="rId50" w:anchor="operation/getV1ToolsPostman" w:history="1">
        <w:r w:rsidRPr="00003573">
          <w:rPr>
            <w:rStyle w:val="Hyperlink"/>
          </w:rPr>
          <w:t>/v1/tools/postman</w:t>
        </w:r>
      </w:hyperlink>
      <w:r w:rsidRPr="00003573">
        <w:t> now API postman collection is available.</w:t>
      </w:r>
    </w:p>
    <w:p w14:paraId="2D4C2F75" w14:textId="77777777" w:rsidR="00003573" w:rsidRPr="00003573" w:rsidRDefault="00003573" w:rsidP="00003573">
      <w:r w:rsidRPr="00003573">
        <w:t>v2.0.4 on October 11, 2021</w:t>
      </w:r>
    </w:p>
    <w:p w14:paraId="5EC5624F" w14:textId="77777777" w:rsidR="00003573" w:rsidRPr="00003573" w:rsidRDefault="00003573" w:rsidP="00003573">
      <w:pPr>
        <w:numPr>
          <w:ilvl w:val="0"/>
          <w:numId w:val="16"/>
        </w:numPr>
      </w:pPr>
      <w:hyperlink r:id="rId51" w:anchor="operation/getV1CryptocurrencyListingsLatest" w:history="1">
        <w:r w:rsidRPr="00003573">
          <w:rPr>
            <w:rStyle w:val="Hyperlink"/>
          </w:rPr>
          <w:t>/v1/cryptocurrency/listings/latest</w:t>
        </w:r>
      </w:hyperlink>
      <w:r w:rsidRPr="00003573">
        <w:t> now includes volume_change_24h.</w:t>
      </w:r>
    </w:p>
    <w:p w14:paraId="5559637D" w14:textId="77777777" w:rsidR="00003573" w:rsidRPr="00003573" w:rsidRDefault="00003573" w:rsidP="00003573">
      <w:pPr>
        <w:numPr>
          <w:ilvl w:val="0"/>
          <w:numId w:val="16"/>
        </w:numPr>
      </w:pPr>
      <w:hyperlink r:id="rId52" w:anchor="operation/getV2CryptocurrencyQuotesLatest" w:history="1">
        <w:r w:rsidRPr="00003573">
          <w:rPr>
            <w:rStyle w:val="Hyperlink"/>
          </w:rPr>
          <w:t>/v2/cryptocurrency/quotes/latest</w:t>
        </w:r>
      </w:hyperlink>
      <w:r w:rsidRPr="00003573">
        <w:t> now includes volume_change_24h.</w:t>
      </w:r>
    </w:p>
    <w:p w14:paraId="614A96BD" w14:textId="77777777" w:rsidR="00003573" w:rsidRPr="00003573" w:rsidRDefault="00003573" w:rsidP="00003573">
      <w:r w:rsidRPr="00003573">
        <w:t>v2.0.3 on October 6, 2021</w:t>
      </w:r>
    </w:p>
    <w:p w14:paraId="0585B2D2" w14:textId="77777777" w:rsidR="00003573" w:rsidRPr="00003573" w:rsidRDefault="00003573" w:rsidP="00003573">
      <w:pPr>
        <w:numPr>
          <w:ilvl w:val="0"/>
          <w:numId w:val="17"/>
        </w:numPr>
      </w:pPr>
      <w:hyperlink r:id="rId53" w:anchor="operation/getV1CryptocurrencyTrendingLatest" w:history="1">
        <w:r w:rsidRPr="00003573">
          <w:rPr>
            <w:rStyle w:val="Hyperlink"/>
          </w:rPr>
          <w:t>/v1/cryptocurrency/trending/latest</w:t>
        </w:r>
      </w:hyperlink>
      <w:r w:rsidRPr="00003573">
        <w:t> now supports time_period as an optional parameter.</w:t>
      </w:r>
    </w:p>
    <w:p w14:paraId="7529D3D0" w14:textId="77777777" w:rsidR="00003573" w:rsidRPr="00003573" w:rsidRDefault="00003573" w:rsidP="00003573">
      <w:r w:rsidRPr="00003573">
        <w:t>v2.0.2 on September 13, 2021</w:t>
      </w:r>
    </w:p>
    <w:p w14:paraId="60AFD53C" w14:textId="77777777" w:rsidR="00003573" w:rsidRPr="00003573" w:rsidRDefault="00003573" w:rsidP="00003573">
      <w:pPr>
        <w:numPr>
          <w:ilvl w:val="0"/>
          <w:numId w:val="18"/>
        </w:numPr>
      </w:pPr>
      <w:hyperlink r:id="rId54" w:anchor="operation/getV1ExchangeMap" w:history="1">
        <w:r w:rsidRPr="00003573">
          <w:rPr>
            <w:rStyle w:val="Hyperlink"/>
          </w:rPr>
          <w:t>/exchange/map</w:t>
        </w:r>
      </w:hyperlink>
      <w:r w:rsidRPr="00003573">
        <w:t> now available to Free tier users.</w:t>
      </w:r>
    </w:p>
    <w:p w14:paraId="5494569B" w14:textId="77777777" w:rsidR="00003573" w:rsidRPr="00003573" w:rsidRDefault="00003573" w:rsidP="00003573">
      <w:pPr>
        <w:numPr>
          <w:ilvl w:val="0"/>
          <w:numId w:val="18"/>
        </w:numPr>
      </w:pPr>
      <w:hyperlink r:id="rId55" w:anchor="operation/getV1ExchangeInfo" w:history="1">
        <w:r w:rsidRPr="00003573">
          <w:rPr>
            <w:rStyle w:val="Hyperlink"/>
          </w:rPr>
          <w:t>/exchange/info</w:t>
        </w:r>
      </w:hyperlink>
      <w:r w:rsidRPr="00003573">
        <w:t> now available to Free tier users.</w:t>
      </w:r>
    </w:p>
    <w:p w14:paraId="59CB6328" w14:textId="77777777" w:rsidR="00003573" w:rsidRPr="00003573" w:rsidRDefault="00003573" w:rsidP="00003573">
      <w:r w:rsidRPr="00003573">
        <w:t>v2.0.1 on September 8, 2021</w:t>
      </w:r>
    </w:p>
    <w:p w14:paraId="6AA7D01E" w14:textId="77777777" w:rsidR="00003573" w:rsidRPr="00003573" w:rsidRDefault="00003573" w:rsidP="00003573">
      <w:pPr>
        <w:numPr>
          <w:ilvl w:val="0"/>
          <w:numId w:val="19"/>
        </w:numPr>
      </w:pPr>
      <w:hyperlink r:id="rId56" w:anchor="operation/getV1ExchangeMarketpairsLatest" w:history="1">
        <w:r w:rsidRPr="00003573">
          <w:rPr>
            <w:rStyle w:val="Hyperlink"/>
          </w:rPr>
          <w:t>/exchange/market-pairs/latest</w:t>
        </w:r>
      </w:hyperlink>
      <w:r w:rsidRPr="00003573">
        <w:t> now includes volume_24h, depth_negative_two, depth_positive_two and volume_percentage.</w:t>
      </w:r>
    </w:p>
    <w:p w14:paraId="42E7FFE4" w14:textId="77777777" w:rsidR="00003573" w:rsidRPr="00003573" w:rsidRDefault="00003573" w:rsidP="00003573">
      <w:pPr>
        <w:numPr>
          <w:ilvl w:val="0"/>
          <w:numId w:val="19"/>
        </w:numPr>
      </w:pPr>
      <w:hyperlink r:id="rId57" w:anchor="operation/getV1ExchangeListingsLatest" w:history="1">
        <w:r w:rsidRPr="00003573">
          <w:rPr>
            <w:rStyle w:val="Hyperlink"/>
          </w:rPr>
          <w:t>/exchange/listings/latest</w:t>
        </w:r>
      </w:hyperlink>
      <w:r w:rsidRPr="00003573">
        <w:t> now includes open_interest.</w:t>
      </w:r>
    </w:p>
    <w:p w14:paraId="5950A45E" w14:textId="77777777" w:rsidR="00003573" w:rsidRPr="00003573" w:rsidRDefault="00003573" w:rsidP="00003573">
      <w:r w:rsidRPr="00003573">
        <w:t>v2.0.0 on August 17, 2021</w:t>
      </w:r>
    </w:p>
    <w:p w14:paraId="05BEA27D" w14:textId="77777777" w:rsidR="00003573" w:rsidRPr="00003573" w:rsidRDefault="00003573" w:rsidP="00003573">
      <w:pPr>
        <w:numPr>
          <w:ilvl w:val="0"/>
          <w:numId w:val="20"/>
        </w:numPr>
      </w:pPr>
      <w:r w:rsidRPr="00003573">
        <w:t>By popular request we have added a number of new useful endpoints !</w:t>
      </w:r>
    </w:p>
    <w:p w14:paraId="7D6C3DF1" w14:textId="77777777" w:rsidR="00003573" w:rsidRPr="00003573" w:rsidRDefault="00003573" w:rsidP="00003573">
      <w:pPr>
        <w:numPr>
          <w:ilvl w:val="0"/>
          <w:numId w:val="20"/>
        </w:numPr>
      </w:pPr>
      <w:hyperlink r:id="rId58" w:anchor="operation/getV1CryptocurrencyCategories" w:history="1">
        <w:r w:rsidRPr="00003573">
          <w:rPr>
            <w:rStyle w:val="Hyperlink"/>
          </w:rPr>
          <w:t>/v1/cryptocurrency/categories</w:t>
        </w:r>
      </w:hyperlink>
      <w:r w:rsidRPr="00003573">
        <w:t> can be used to access a list of categories and their associated coins. You can also filter the list of categories by one or more cryptocurrencies.</w:t>
      </w:r>
    </w:p>
    <w:p w14:paraId="3C915105" w14:textId="77777777" w:rsidR="00003573" w:rsidRPr="00003573" w:rsidRDefault="00003573" w:rsidP="00003573">
      <w:pPr>
        <w:numPr>
          <w:ilvl w:val="0"/>
          <w:numId w:val="20"/>
        </w:numPr>
      </w:pPr>
      <w:hyperlink r:id="rId59" w:anchor="operation/getV1CryptocurrencyCategory" w:history="1">
        <w:r w:rsidRPr="00003573">
          <w:rPr>
            <w:rStyle w:val="Hyperlink"/>
          </w:rPr>
          <w:t>/v1/cryptocurrency/category</w:t>
        </w:r>
      </w:hyperlink>
      <w:r w:rsidRPr="00003573">
        <w:t> can be used to load only a single category of coins, listing the coins within that category.</w:t>
      </w:r>
    </w:p>
    <w:p w14:paraId="2DDDFA12" w14:textId="77777777" w:rsidR="00003573" w:rsidRPr="00003573" w:rsidRDefault="00003573" w:rsidP="00003573">
      <w:pPr>
        <w:numPr>
          <w:ilvl w:val="0"/>
          <w:numId w:val="20"/>
        </w:numPr>
      </w:pPr>
      <w:hyperlink r:id="rId60" w:anchor="operation/getV1CryptocurrencyAirdrops" w:history="1">
        <w:r w:rsidRPr="00003573">
          <w:rPr>
            <w:rStyle w:val="Hyperlink"/>
          </w:rPr>
          <w:t>/v1/cryptocurrency/airdrops</w:t>
        </w:r>
      </w:hyperlink>
      <w:r w:rsidRPr="00003573">
        <w:t> can be used to access a list of CoinMarketCap’s free airdrops. This defaults to a status of ONGOING but can be filtered to UPCOMING or ENDED. You can also query for a list of airdrops by cryptocurrency.</w:t>
      </w:r>
    </w:p>
    <w:p w14:paraId="37CF426E" w14:textId="77777777" w:rsidR="00003573" w:rsidRPr="00003573" w:rsidRDefault="00003573" w:rsidP="00003573">
      <w:pPr>
        <w:numPr>
          <w:ilvl w:val="0"/>
          <w:numId w:val="20"/>
        </w:numPr>
      </w:pPr>
      <w:hyperlink r:id="rId61" w:anchor="operation/getV1CryptocurrencyAirdrop" w:history="1">
        <w:r w:rsidRPr="00003573">
          <w:rPr>
            <w:rStyle w:val="Hyperlink"/>
          </w:rPr>
          <w:t>/v1/cryptocurrency/airdrop</w:t>
        </w:r>
      </w:hyperlink>
      <w:r w:rsidRPr="00003573">
        <w:t> can be used to load a single airdrop and its associated cryptocurrency.</w:t>
      </w:r>
    </w:p>
    <w:p w14:paraId="25345127" w14:textId="77777777" w:rsidR="00003573" w:rsidRPr="00003573" w:rsidRDefault="00003573" w:rsidP="00003573">
      <w:pPr>
        <w:numPr>
          <w:ilvl w:val="0"/>
          <w:numId w:val="20"/>
        </w:numPr>
      </w:pPr>
      <w:hyperlink r:id="rId62" w:anchor="operation/getV1CryptocurrencyTrendingLatest" w:history="1">
        <w:r w:rsidRPr="00003573">
          <w:rPr>
            <w:rStyle w:val="Hyperlink"/>
          </w:rPr>
          <w:t>/v1/cryptocurrency/trending/latest</w:t>
        </w:r>
      </w:hyperlink>
      <w:r w:rsidRPr="00003573">
        <w:t> can be used to load the most searched for cryptocurrencies within a period of time. This defaults to a time_period of the previous 24h, but can be changed to 30d, or 7d for a larger window of time.</w:t>
      </w:r>
    </w:p>
    <w:p w14:paraId="6319FAD1" w14:textId="77777777" w:rsidR="00003573" w:rsidRPr="00003573" w:rsidRDefault="00003573" w:rsidP="00003573">
      <w:pPr>
        <w:numPr>
          <w:ilvl w:val="0"/>
          <w:numId w:val="20"/>
        </w:numPr>
      </w:pPr>
      <w:hyperlink r:id="rId63" w:anchor="operation/getV1CryptocurrencyTrendingMostvisited" w:history="1">
        <w:r w:rsidRPr="00003573">
          <w:rPr>
            <w:rStyle w:val="Hyperlink"/>
          </w:rPr>
          <w:t>/v1/cryptocurrency/trending/most-visited</w:t>
        </w:r>
      </w:hyperlink>
      <w:r w:rsidRPr="00003573">
        <w:t> can be used to load the most visited cryptocurrencies within a period of time. This defaults to a time_period of the previous 24h, but can be changed to 30d, or 7d for a larger window of time.</w:t>
      </w:r>
    </w:p>
    <w:p w14:paraId="76B7FFDC" w14:textId="77777777" w:rsidR="00003573" w:rsidRPr="00003573" w:rsidRDefault="00003573" w:rsidP="00003573">
      <w:pPr>
        <w:numPr>
          <w:ilvl w:val="0"/>
          <w:numId w:val="20"/>
        </w:numPr>
      </w:pPr>
      <w:hyperlink r:id="rId64" w:anchor="operation/getV1CryptocurrencyTrendingGainerslosers" w:history="1">
        <w:r w:rsidRPr="00003573">
          <w:rPr>
            <w:rStyle w:val="Hyperlink"/>
          </w:rPr>
          <w:t>/v1/cryptocurrency/trending/gainers-losers</w:t>
        </w:r>
      </w:hyperlink>
      <w:r w:rsidRPr="00003573">
        <w:t> can be used to load the biggest gainers &amp; losers within a period of time. This defaults to a time_period of the previous 24h, but can be changed to 30d, or 7d for a larger window of time.</w:t>
      </w:r>
    </w:p>
    <w:p w14:paraId="0BDF9642" w14:textId="77777777" w:rsidR="00003573" w:rsidRPr="00003573" w:rsidRDefault="00003573" w:rsidP="00003573">
      <w:r w:rsidRPr="00003573">
        <w:t>v1.28.0 on August 9, 2021</w:t>
      </w:r>
    </w:p>
    <w:p w14:paraId="1B9414DB" w14:textId="77777777" w:rsidR="00003573" w:rsidRPr="00003573" w:rsidRDefault="00003573" w:rsidP="00003573">
      <w:pPr>
        <w:numPr>
          <w:ilvl w:val="0"/>
          <w:numId w:val="21"/>
        </w:numPr>
      </w:pPr>
      <w:hyperlink r:id="rId65" w:anchor="operation/getV1CryptocurrencyListingsLatest" w:history="1">
        <w:r w:rsidRPr="00003573">
          <w:rPr>
            <w:rStyle w:val="Hyperlink"/>
          </w:rPr>
          <w:t>/v1/cryptocurrency/listings/latest</w:t>
        </w:r>
      </w:hyperlink>
      <w:r w:rsidRPr="00003573">
        <w:t> now includes market_cap_dominance and fully_diluted_market_cap.</w:t>
      </w:r>
    </w:p>
    <w:p w14:paraId="1AF0D5DA" w14:textId="77777777" w:rsidR="00003573" w:rsidRPr="00003573" w:rsidRDefault="00003573" w:rsidP="00003573">
      <w:pPr>
        <w:numPr>
          <w:ilvl w:val="0"/>
          <w:numId w:val="21"/>
        </w:numPr>
      </w:pPr>
      <w:hyperlink r:id="rId66" w:anchor="operation/getV2CryptocurrencyQuotesLatest" w:history="1">
        <w:r w:rsidRPr="00003573">
          <w:rPr>
            <w:rStyle w:val="Hyperlink"/>
          </w:rPr>
          <w:t>/v1/cryptocurrency/quotes/latest</w:t>
        </w:r>
      </w:hyperlink>
      <w:r w:rsidRPr="00003573">
        <w:t> now includes market_cap_dominance and fully_diluted_market_cap.</w:t>
      </w:r>
    </w:p>
    <w:p w14:paraId="2448B9D4" w14:textId="77777777" w:rsidR="00003573" w:rsidRPr="00003573" w:rsidRDefault="00003573" w:rsidP="00003573">
      <w:r w:rsidRPr="00003573">
        <w:t>v1.27.0 on January 27, 2021</w:t>
      </w:r>
    </w:p>
    <w:p w14:paraId="150DC53F" w14:textId="77777777" w:rsidR="00003573" w:rsidRPr="00003573" w:rsidRDefault="00003573" w:rsidP="00003573">
      <w:pPr>
        <w:numPr>
          <w:ilvl w:val="0"/>
          <w:numId w:val="22"/>
        </w:numPr>
      </w:pPr>
      <w:hyperlink r:id="rId67" w:anchor="operation/getV2CryptocurrencyInfo" w:history="1">
        <w:r w:rsidRPr="00003573">
          <w:rPr>
            <w:rStyle w:val="Hyperlink"/>
          </w:rPr>
          <w:t>/v2/cryptocurrency/info</w:t>
        </w:r>
      </w:hyperlink>
      <w:r w:rsidRPr="00003573">
        <w:t> response format changed to allow for multiple coins per symbol.</w:t>
      </w:r>
    </w:p>
    <w:p w14:paraId="4C54C373" w14:textId="77777777" w:rsidR="00003573" w:rsidRPr="00003573" w:rsidRDefault="00003573" w:rsidP="00003573">
      <w:pPr>
        <w:numPr>
          <w:ilvl w:val="0"/>
          <w:numId w:val="22"/>
        </w:numPr>
      </w:pPr>
      <w:hyperlink r:id="rId68" w:anchor="operation/getV2CryptocurrencyMarketpairsLatest" w:history="1">
        <w:r w:rsidRPr="00003573">
          <w:rPr>
            <w:rStyle w:val="Hyperlink"/>
          </w:rPr>
          <w:t>/v2/cryptocurrency/market-pairs/latest</w:t>
        </w:r>
      </w:hyperlink>
      <w:r w:rsidRPr="00003573">
        <w:t> response format changed to allow for multiple coins per symbol.</w:t>
      </w:r>
    </w:p>
    <w:p w14:paraId="6ADAEA24" w14:textId="77777777" w:rsidR="00003573" w:rsidRPr="00003573" w:rsidRDefault="00003573" w:rsidP="00003573">
      <w:pPr>
        <w:numPr>
          <w:ilvl w:val="0"/>
          <w:numId w:val="22"/>
        </w:numPr>
      </w:pPr>
      <w:hyperlink r:id="rId69" w:anchor="operation/getV2CryptocurrencyQuotesHistorical" w:history="1">
        <w:r w:rsidRPr="00003573">
          <w:rPr>
            <w:rStyle w:val="Hyperlink"/>
          </w:rPr>
          <w:t>/v2/cryptocurrency/quotes/historical</w:t>
        </w:r>
      </w:hyperlink>
      <w:r w:rsidRPr="00003573">
        <w:t> response format changed to allow for multiple coins per symbol.</w:t>
      </w:r>
    </w:p>
    <w:p w14:paraId="6B555F56" w14:textId="77777777" w:rsidR="00003573" w:rsidRPr="00003573" w:rsidRDefault="00003573" w:rsidP="00003573">
      <w:pPr>
        <w:numPr>
          <w:ilvl w:val="0"/>
          <w:numId w:val="22"/>
        </w:numPr>
      </w:pPr>
      <w:hyperlink r:id="rId70" w:anchor="operation/getV2CryptocurrencyOhlcvHistorical" w:history="1">
        <w:r w:rsidRPr="00003573">
          <w:rPr>
            <w:rStyle w:val="Hyperlink"/>
          </w:rPr>
          <w:t>/v2/cryptocurrency/ohlcv/historical</w:t>
        </w:r>
      </w:hyperlink>
      <w:r w:rsidRPr="00003573">
        <w:t> response format changed to allow for multiple coins per symbol.</w:t>
      </w:r>
    </w:p>
    <w:p w14:paraId="4537549D" w14:textId="77777777" w:rsidR="00003573" w:rsidRPr="00003573" w:rsidRDefault="00003573" w:rsidP="00003573">
      <w:pPr>
        <w:numPr>
          <w:ilvl w:val="0"/>
          <w:numId w:val="22"/>
        </w:numPr>
      </w:pPr>
      <w:hyperlink r:id="rId71" w:anchor="operation/getV2ToolsPriceconversion" w:history="1">
        <w:r w:rsidRPr="00003573">
          <w:rPr>
            <w:rStyle w:val="Hyperlink"/>
          </w:rPr>
          <w:t>/v2/tools/price-conversion</w:t>
        </w:r>
      </w:hyperlink>
      <w:r w:rsidRPr="00003573">
        <w:t> response format changed to allow for multiple coins per symbol.</w:t>
      </w:r>
    </w:p>
    <w:p w14:paraId="76B5D3F0" w14:textId="77777777" w:rsidR="00003573" w:rsidRPr="00003573" w:rsidRDefault="00003573" w:rsidP="00003573">
      <w:pPr>
        <w:numPr>
          <w:ilvl w:val="0"/>
          <w:numId w:val="22"/>
        </w:numPr>
      </w:pPr>
      <w:hyperlink r:id="rId72" w:anchor="operation/getV2CryptocurrencyOhlcvLatest" w:history="1">
        <w:r w:rsidRPr="00003573">
          <w:rPr>
            <w:rStyle w:val="Hyperlink"/>
          </w:rPr>
          <w:t>/v2/cryptocurrency/ohlcv/latest</w:t>
        </w:r>
      </w:hyperlink>
      <w:r w:rsidRPr="00003573">
        <w:t> response format changed to allow for multiple coins per symbol.</w:t>
      </w:r>
    </w:p>
    <w:p w14:paraId="38909446" w14:textId="77777777" w:rsidR="00003573" w:rsidRPr="00003573" w:rsidRDefault="00003573" w:rsidP="00003573">
      <w:pPr>
        <w:numPr>
          <w:ilvl w:val="0"/>
          <w:numId w:val="22"/>
        </w:numPr>
      </w:pPr>
      <w:hyperlink r:id="rId73" w:anchor="operation/getV2CryptocurrencyPriceperformancestatsLatest" w:history="1">
        <w:r w:rsidRPr="00003573">
          <w:rPr>
            <w:rStyle w:val="Hyperlink"/>
          </w:rPr>
          <w:t>/v2/cryptocurrency/price-performance-stats/latest</w:t>
        </w:r>
      </w:hyperlink>
      <w:r w:rsidRPr="00003573">
        <w:t> response format changed to allow for multiple coins per symbol.</w:t>
      </w:r>
    </w:p>
    <w:p w14:paraId="1D952576" w14:textId="77777777" w:rsidR="00003573" w:rsidRPr="00003573" w:rsidRDefault="00003573" w:rsidP="00003573">
      <w:r w:rsidRPr="00003573">
        <w:t>v1.26.0 on January 21, 2021</w:t>
      </w:r>
    </w:p>
    <w:p w14:paraId="7DCAE625" w14:textId="77777777" w:rsidR="00003573" w:rsidRPr="00003573" w:rsidRDefault="00003573" w:rsidP="00003573">
      <w:pPr>
        <w:numPr>
          <w:ilvl w:val="0"/>
          <w:numId w:val="23"/>
        </w:numPr>
      </w:pPr>
      <w:hyperlink r:id="rId74" w:anchor="operation/getV2CryptocurrencyQuotesLatest" w:history="1">
        <w:r w:rsidRPr="00003573">
          <w:rPr>
            <w:rStyle w:val="Hyperlink"/>
          </w:rPr>
          <w:t>/v2/cryptocurrency/quotes/latest</w:t>
        </w:r>
      </w:hyperlink>
      <w:r w:rsidRPr="00003573">
        <w:t> response format changed to allow for multiple coins per symbol.</w:t>
      </w:r>
    </w:p>
    <w:p w14:paraId="6BEC282D" w14:textId="77777777" w:rsidR="00003573" w:rsidRPr="00003573" w:rsidRDefault="00003573" w:rsidP="00003573">
      <w:r w:rsidRPr="00003573">
        <w:t>v1.25.0 on April 17, 2020</w:t>
      </w:r>
    </w:p>
    <w:p w14:paraId="5DCE4799" w14:textId="77777777" w:rsidR="00003573" w:rsidRPr="00003573" w:rsidRDefault="00003573" w:rsidP="00003573">
      <w:pPr>
        <w:numPr>
          <w:ilvl w:val="0"/>
          <w:numId w:val="24"/>
        </w:numPr>
      </w:pPr>
      <w:hyperlink r:id="rId75" w:anchor="operation/getV1CryptocurrencyListingsLatest" w:history="1">
        <w:r w:rsidRPr="00003573">
          <w:rPr>
            <w:rStyle w:val="Hyperlink"/>
          </w:rPr>
          <w:t>/v1.1/cryptocurrency/listings/latest</w:t>
        </w:r>
      </w:hyperlink>
      <w:r w:rsidRPr="00003573">
        <w:t> now includes a more robust tags response with slug, name, and category.</w:t>
      </w:r>
    </w:p>
    <w:p w14:paraId="4D9D9F29" w14:textId="77777777" w:rsidR="00003573" w:rsidRPr="00003573" w:rsidRDefault="00003573" w:rsidP="00003573">
      <w:pPr>
        <w:numPr>
          <w:ilvl w:val="0"/>
          <w:numId w:val="24"/>
        </w:numPr>
      </w:pPr>
      <w:hyperlink r:id="rId76" w:anchor="operation/getV1CryptocurrencyQuotesHistorical" w:history="1">
        <w:r w:rsidRPr="00003573">
          <w:rPr>
            <w:rStyle w:val="Hyperlink"/>
          </w:rPr>
          <w:t>/cryptocurrency/quotes/historical</w:t>
        </w:r>
      </w:hyperlink>
      <w:r w:rsidRPr="00003573">
        <w:t> and </w:t>
      </w:r>
      <w:hyperlink r:id="rId77" w:anchor="operation/getV1CryptocurrencyQuotesLatest" w:history="1">
        <w:r w:rsidRPr="00003573">
          <w:rPr>
            <w:rStyle w:val="Hyperlink"/>
          </w:rPr>
          <w:t>/cryptocurrency/quotes/latest</w:t>
        </w:r>
      </w:hyperlink>
      <w:r w:rsidRPr="00003573">
        <w:t> now include is_active and is_fiat in the response.</w:t>
      </w:r>
    </w:p>
    <w:p w14:paraId="32EFB4EC" w14:textId="77777777" w:rsidR="00003573" w:rsidRPr="00003573" w:rsidRDefault="00003573" w:rsidP="00003573">
      <w:r w:rsidRPr="00003573">
        <w:t>v1.24.0 on Feb 24, 2020</w:t>
      </w:r>
    </w:p>
    <w:p w14:paraId="30FC9116" w14:textId="77777777" w:rsidR="00003573" w:rsidRPr="00003573" w:rsidRDefault="00003573" w:rsidP="00003573">
      <w:pPr>
        <w:numPr>
          <w:ilvl w:val="0"/>
          <w:numId w:val="25"/>
        </w:numPr>
      </w:pPr>
      <w:hyperlink r:id="rId78" w:anchor="operation/getV1CryptocurrencyOhlcvHistorical" w:history="1">
        <w:r w:rsidRPr="00003573">
          <w:rPr>
            <w:rStyle w:val="Hyperlink"/>
          </w:rPr>
          <w:t>/cryptocurrency/ohlcv/historical</w:t>
        </w:r>
      </w:hyperlink>
      <w:r w:rsidRPr="00003573">
        <w:t> has been modified to include the high and low timestamps.</w:t>
      </w:r>
    </w:p>
    <w:p w14:paraId="6456BA2E" w14:textId="77777777" w:rsidR="00003573" w:rsidRPr="00003573" w:rsidRDefault="00003573" w:rsidP="00003573">
      <w:pPr>
        <w:numPr>
          <w:ilvl w:val="0"/>
          <w:numId w:val="25"/>
        </w:numPr>
      </w:pPr>
      <w:hyperlink r:id="rId79" w:anchor="operation/getV1ExchangeMarketpairsLatest" w:history="1">
        <w:r w:rsidRPr="00003573">
          <w:rPr>
            <w:rStyle w:val="Hyperlink"/>
          </w:rPr>
          <w:t>/exchange/market-pairs/latest</w:t>
        </w:r>
      </w:hyperlink>
      <w:r w:rsidRPr="00003573">
        <w:t> now includes category and fee_type market pair filtering options.</w:t>
      </w:r>
    </w:p>
    <w:p w14:paraId="6E315199" w14:textId="77777777" w:rsidR="00003573" w:rsidRPr="00003573" w:rsidRDefault="00003573" w:rsidP="00003573">
      <w:pPr>
        <w:numPr>
          <w:ilvl w:val="0"/>
          <w:numId w:val="25"/>
        </w:numPr>
      </w:pPr>
      <w:hyperlink r:id="rId80" w:anchor="operation/getV1CryptocurrencyListingsLatest" w:history="1">
        <w:r w:rsidRPr="00003573">
          <w:rPr>
            <w:rStyle w:val="Hyperlink"/>
          </w:rPr>
          <w:t>/cryptocurrency/listings/latest</w:t>
        </w:r>
      </w:hyperlink>
      <w:r w:rsidRPr="00003573">
        <w:t> now includes category and fee_type market pair filtering options.</w:t>
      </w:r>
    </w:p>
    <w:p w14:paraId="75144115" w14:textId="77777777" w:rsidR="00003573" w:rsidRPr="00003573" w:rsidRDefault="00003573" w:rsidP="00003573">
      <w:r w:rsidRPr="00003573">
        <w:t>v1.23.0 on Feb 3, 2020</w:t>
      </w:r>
    </w:p>
    <w:p w14:paraId="2511AF0D" w14:textId="77777777" w:rsidR="00003573" w:rsidRPr="00003573" w:rsidRDefault="00003573" w:rsidP="00003573">
      <w:pPr>
        <w:numPr>
          <w:ilvl w:val="0"/>
          <w:numId w:val="26"/>
        </w:numPr>
      </w:pPr>
      <w:hyperlink r:id="rId81" w:anchor="operation/getV1FiatMap" w:history="1">
        <w:r w:rsidRPr="00003573">
          <w:rPr>
            <w:rStyle w:val="Hyperlink"/>
          </w:rPr>
          <w:t>/fiat/map</w:t>
        </w:r>
      </w:hyperlink>
      <w:r w:rsidRPr="00003573">
        <w:t> is now available to fetch the latest mapping of supported fiat currencies to CMC IDs.</w:t>
      </w:r>
    </w:p>
    <w:p w14:paraId="32755945" w14:textId="77777777" w:rsidR="00003573" w:rsidRPr="00003573" w:rsidRDefault="00003573" w:rsidP="00003573">
      <w:pPr>
        <w:numPr>
          <w:ilvl w:val="0"/>
          <w:numId w:val="26"/>
        </w:numPr>
      </w:pPr>
      <w:hyperlink r:id="rId82" w:anchor="operation/getV1ExchangeMarketpairsLatest" w:history="1">
        <w:r w:rsidRPr="00003573">
          <w:rPr>
            <w:rStyle w:val="Hyperlink"/>
          </w:rPr>
          <w:t>/exchange/market-pairs/latest</w:t>
        </w:r>
      </w:hyperlink>
      <w:r w:rsidRPr="00003573">
        <w:t> now includes matched_id and matched_symbol market pair filtering options.</w:t>
      </w:r>
    </w:p>
    <w:p w14:paraId="5AEE73D9" w14:textId="77777777" w:rsidR="00003573" w:rsidRPr="00003573" w:rsidRDefault="00003573" w:rsidP="00003573">
      <w:pPr>
        <w:numPr>
          <w:ilvl w:val="0"/>
          <w:numId w:val="26"/>
        </w:numPr>
      </w:pPr>
      <w:hyperlink r:id="rId83" w:anchor="operation/getV1CryptocurrencyListingsLatest" w:history="1">
        <w:r w:rsidRPr="00003573">
          <w:rPr>
            <w:rStyle w:val="Hyperlink"/>
          </w:rPr>
          <w:t>/cryptocurrency/listings/latest</w:t>
        </w:r>
      </w:hyperlink>
      <w:r w:rsidRPr="00003573">
        <w:t> now provides filter parameters price_min, price_max, market_cap_min, market_cap_max, percent_change_24h_min, percent_change_24h_max, volume_24h_max, circulating_supply_min and circulating_supply_max in addition to the existing volume_24h_min filter.</w:t>
      </w:r>
    </w:p>
    <w:p w14:paraId="08DF2620" w14:textId="77777777" w:rsidR="00003573" w:rsidRPr="00003573" w:rsidRDefault="00003573" w:rsidP="00003573">
      <w:r w:rsidRPr="00003573">
        <w:t>v1.22.0 on Oct 16, 2019</w:t>
      </w:r>
    </w:p>
    <w:p w14:paraId="73C64861" w14:textId="77777777" w:rsidR="00003573" w:rsidRPr="00003573" w:rsidRDefault="00003573" w:rsidP="00003573">
      <w:pPr>
        <w:numPr>
          <w:ilvl w:val="0"/>
          <w:numId w:val="27"/>
        </w:numPr>
      </w:pPr>
      <w:hyperlink r:id="rId84" w:anchor="operation/getV1GlobalmetricsQuotesLatest" w:history="1">
        <w:r w:rsidRPr="00003573">
          <w:rPr>
            <w:rStyle w:val="Hyperlink"/>
          </w:rPr>
          <w:t>/global-metrics/quotes/latest</w:t>
        </w:r>
      </w:hyperlink>
      <w:r w:rsidRPr="00003573">
        <w:t> now additionally returns total_cryptocurrencies and total_exchanges counts which include inactive projects who's data is still available via API.</w:t>
      </w:r>
    </w:p>
    <w:p w14:paraId="18D39844" w14:textId="77777777" w:rsidR="00003573" w:rsidRPr="00003573" w:rsidRDefault="00003573" w:rsidP="00003573">
      <w:r w:rsidRPr="00003573">
        <w:t>v1.21.0 on Oct 1, 2019</w:t>
      </w:r>
    </w:p>
    <w:p w14:paraId="08853941" w14:textId="77777777" w:rsidR="00003573" w:rsidRPr="00003573" w:rsidRDefault="00003573" w:rsidP="00003573">
      <w:pPr>
        <w:numPr>
          <w:ilvl w:val="0"/>
          <w:numId w:val="28"/>
        </w:numPr>
      </w:pPr>
      <w:hyperlink r:id="rId85" w:anchor="operation/getV1ExchangeMap" w:history="1">
        <w:r w:rsidRPr="00003573">
          <w:rPr>
            <w:rStyle w:val="Hyperlink"/>
          </w:rPr>
          <w:t>/exchange/map</w:t>
        </w:r>
      </w:hyperlink>
      <w:r w:rsidRPr="00003573">
        <w:t> now includes sort options including volume_24h.</w:t>
      </w:r>
    </w:p>
    <w:p w14:paraId="79F23033" w14:textId="77777777" w:rsidR="00003573" w:rsidRPr="00003573" w:rsidRDefault="00003573" w:rsidP="00003573">
      <w:pPr>
        <w:numPr>
          <w:ilvl w:val="0"/>
          <w:numId w:val="28"/>
        </w:numPr>
      </w:pPr>
      <w:hyperlink r:id="rId86" w:anchor="operation/getV1CryptocurrencyMap" w:history="1">
        <w:r w:rsidRPr="00003573">
          <w:rPr>
            <w:rStyle w:val="Hyperlink"/>
          </w:rPr>
          <w:t>/cryptocurrency/map</w:t>
        </w:r>
      </w:hyperlink>
      <w:r w:rsidRPr="00003573">
        <w:t> fix for a scenario where first_historical_data and last_historical_data may not be populated.</w:t>
      </w:r>
    </w:p>
    <w:p w14:paraId="5B302091" w14:textId="77777777" w:rsidR="00003573" w:rsidRPr="00003573" w:rsidRDefault="00003573" w:rsidP="00003573">
      <w:pPr>
        <w:numPr>
          <w:ilvl w:val="0"/>
          <w:numId w:val="28"/>
        </w:numPr>
      </w:pPr>
      <w:r w:rsidRPr="00003573">
        <w:t>Additional improvements to alphanumeric sorts.</w:t>
      </w:r>
    </w:p>
    <w:p w14:paraId="605E473F" w14:textId="77777777" w:rsidR="00003573" w:rsidRPr="00003573" w:rsidRDefault="00003573" w:rsidP="00003573">
      <w:r w:rsidRPr="00003573">
        <w:t>v1.20.0 on Sep 25, 2019</w:t>
      </w:r>
    </w:p>
    <w:p w14:paraId="1BE01D4C" w14:textId="77777777" w:rsidR="00003573" w:rsidRPr="00003573" w:rsidRDefault="00003573" w:rsidP="00003573">
      <w:pPr>
        <w:numPr>
          <w:ilvl w:val="0"/>
          <w:numId w:val="29"/>
        </w:numPr>
      </w:pPr>
      <w:r w:rsidRPr="00003573">
        <w:t>By popular request you may now configure API plan usage notifications and email alerts in the </w:t>
      </w:r>
      <w:hyperlink r:id="rId87" w:history="1">
        <w:r w:rsidRPr="00003573">
          <w:rPr>
            <w:rStyle w:val="Hyperlink"/>
          </w:rPr>
          <w:t>Developer Portal</w:t>
        </w:r>
      </w:hyperlink>
      <w:r w:rsidRPr="00003573">
        <w:t>.</w:t>
      </w:r>
    </w:p>
    <w:p w14:paraId="7FD0A52D" w14:textId="77777777" w:rsidR="00003573" w:rsidRPr="00003573" w:rsidRDefault="00003573" w:rsidP="00003573">
      <w:pPr>
        <w:numPr>
          <w:ilvl w:val="0"/>
          <w:numId w:val="29"/>
        </w:numPr>
      </w:pPr>
      <w:hyperlink r:id="rId88" w:anchor="operation/getV1CryptocurrencyMap" w:history="1">
        <w:r w:rsidRPr="00003573">
          <w:rPr>
            <w:rStyle w:val="Hyperlink"/>
          </w:rPr>
          <w:t>/cryptocurrency/map</w:t>
        </w:r>
      </w:hyperlink>
      <w:r w:rsidRPr="00003573">
        <w:t> now includes sort options including cmc_rank.</w:t>
      </w:r>
    </w:p>
    <w:p w14:paraId="025DB4E0" w14:textId="77777777" w:rsidR="00003573" w:rsidRPr="00003573" w:rsidRDefault="00003573" w:rsidP="00003573">
      <w:r w:rsidRPr="00003573">
        <w:t>v1.19.0 on Sep 19, 2019</w:t>
      </w:r>
    </w:p>
    <w:p w14:paraId="5FF09CDC" w14:textId="77777777" w:rsidR="00003573" w:rsidRPr="00003573" w:rsidRDefault="00003573" w:rsidP="00003573">
      <w:pPr>
        <w:numPr>
          <w:ilvl w:val="0"/>
          <w:numId w:val="30"/>
        </w:numPr>
      </w:pPr>
      <w:r w:rsidRPr="00003573">
        <w:t>A new /blockchain/ category of endpoints is now available with the introduction of our new </w:t>
      </w:r>
      <w:hyperlink r:id="rId89" w:anchor="operation/getV1BlockchainStatisticsLatest" w:history="1">
        <w:r w:rsidRPr="00003573">
          <w:rPr>
            <w:rStyle w:val="Hyperlink"/>
          </w:rPr>
          <w:t>/v1/blockchain/statistics/latest</w:t>
        </w:r>
      </w:hyperlink>
      <w:r w:rsidRPr="00003573">
        <w:t> endpoint. This endpoint can be used to poll blockchain statistics data as seen in our </w:t>
      </w:r>
      <w:hyperlink r:id="rId90" w:tgtFrame="_blank" w:history="1">
        <w:r w:rsidRPr="00003573">
          <w:rPr>
            <w:rStyle w:val="Hyperlink"/>
          </w:rPr>
          <w:t>Blockchain Explorer</w:t>
        </w:r>
      </w:hyperlink>
      <w:r w:rsidRPr="00003573">
        <w:t>.</w:t>
      </w:r>
    </w:p>
    <w:p w14:paraId="2CBE9990" w14:textId="77777777" w:rsidR="00003573" w:rsidRPr="00003573" w:rsidRDefault="00003573" w:rsidP="00003573">
      <w:pPr>
        <w:numPr>
          <w:ilvl w:val="0"/>
          <w:numId w:val="30"/>
        </w:numPr>
      </w:pPr>
      <w:r w:rsidRPr="00003573">
        <w:t>Additional platform error codes are now surfaced during HTTP Status Code 401, 402, 403, and 429 scenarios as documented in </w:t>
      </w:r>
      <w:hyperlink r:id="rId91" w:anchor="section/Errors-and-Rate-Limits" w:history="1">
        <w:r w:rsidRPr="00003573">
          <w:rPr>
            <w:rStyle w:val="Hyperlink"/>
          </w:rPr>
          <w:t>Errors and Rate Limits</w:t>
        </w:r>
      </w:hyperlink>
      <w:r w:rsidRPr="00003573">
        <w:t>.</w:t>
      </w:r>
    </w:p>
    <w:p w14:paraId="2715FA89" w14:textId="77777777" w:rsidR="00003573" w:rsidRPr="00003573" w:rsidRDefault="00003573" w:rsidP="00003573">
      <w:pPr>
        <w:numPr>
          <w:ilvl w:val="0"/>
          <w:numId w:val="30"/>
        </w:numPr>
      </w:pPr>
      <w:r w:rsidRPr="00003573">
        <w:t>OHLCV endpoints using the convert option now match historical UTC open period exchange rates with greater accuracy.</w:t>
      </w:r>
    </w:p>
    <w:p w14:paraId="11392FB7" w14:textId="77777777" w:rsidR="00003573" w:rsidRPr="00003573" w:rsidRDefault="00003573" w:rsidP="00003573">
      <w:pPr>
        <w:numPr>
          <w:ilvl w:val="0"/>
          <w:numId w:val="30"/>
        </w:numPr>
      </w:pPr>
      <w:hyperlink r:id="rId92" w:anchor="operation/getV1CryptocurrencyInfo" w:history="1">
        <w:r w:rsidRPr="00003573">
          <w:rPr>
            <w:rStyle w:val="Hyperlink"/>
          </w:rPr>
          <w:t>/cryptocurrency/info</w:t>
        </w:r>
      </w:hyperlink>
      <w:r w:rsidRPr="00003573">
        <w:t> and </w:t>
      </w:r>
      <w:hyperlink r:id="rId93" w:anchor="operation/getV1ExchangeInfo" w:history="1">
        <w:r w:rsidRPr="00003573">
          <w:rPr>
            <w:rStyle w:val="Hyperlink"/>
          </w:rPr>
          <w:t>/exchange/info</w:t>
        </w:r>
      </w:hyperlink>
      <w:r w:rsidRPr="00003573">
        <w:t> now include the optional aux parameter where listing status can be requested in the list of supplemental properties.</w:t>
      </w:r>
    </w:p>
    <w:p w14:paraId="59E84011" w14:textId="77777777" w:rsidR="00003573" w:rsidRPr="00003573" w:rsidRDefault="00003573" w:rsidP="00003573">
      <w:pPr>
        <w:numPr>
          <w:ilvl w:val="0"/>
          <w:numId w:val="30"/>
        </w:numPr>
      </w:pPr>
      <w:hyperlink r:id="rId94" w:anchor="operation/getV1CryptocurrencyListingsLatest" w:history="1">
        <w:r w:rsidRPr="00003573">
          <w:rPr>
            <w:rStyle w:val="Hyperlink"/>
          </w:rPr>
          <w:t>/cryptocurrency/listings/latest</w:t>
        </w:r>
      </w:hyperlink>
      <w:r w:rsidRPr="00003573">
        <w:t> and </w:t>
      </w:r>
      <w:hyperlink r:id="rId95" w:anchor="operation/getV1CryptocurrencyQuotesLatest" w:history="1">
        <w:r w:rsidRPr="00003573">
          <w:rPr>
            <w:rStyle w:val="Hyperlink"/>
          </w:rPr>
          <w:t>/cryptocurrency/quotes/latest</w:t>
        </w:r>
      </w:hyperlink>
      <w:r w:rsidRPr="00003573">
        <w:t>: The accuracy of percent_change_ conversions was improved when passing non-USD fiat convert options.</w:t>
      </w:r>
    </w:p>
    <w:p w14:paraId="3DEEBC0B" w14:textId="77777777" w:rsidR="00003573" w:rsidRPr="00003573" w:rsidRDefault="00003573" w:rsidP="00003573">
      <w:pPr>
        <w:numPr>
          <w:ilvl w:val="0"/>
          <w:numId w:val="30"/>
        </w:numPr>
      </w:pPr>
      <w:hyperlink r:id="rId96" w:anchor="operation/getV1CryptocurrencyOhlcvHistorical" w:history="1">
        <w:r w:rsidRPr="00003573">
          <w:rPr>
            <w:rStyle w:val="Hyperlink"/>
          </w:rPr>
          <w:t>/cryptocurrency/ohlcv/historical</w:t>
        </w:r>
      </w:hyperlink>
      <w:r w:rsidRPr="00003573">
        <w:t> and </w:t>
      </w:r>
      <w:hyperlink r:id="rId97" w:anchor="operation/getV1CryptocurrencyQuotesLatest" w:history="1">
        <w:r w:rsidRPr="00003573">
          <w:rPr>
            <w:rStyle w:val="Hyperlink"/>
          </w:rPr>
          <w:t>/cryptocurrency/quotes/latest</w:t>
        </w:r>
      </w:hyperlink>
      <w:r w:rsidRPr="00003573">
        <w:t> now support relaxed request validation rules via the skip_invalid request parameter.</w:t>
      </w:r>
    </w:p>
    <w:p w14:paraId="0AB0D31B" w14:textId="77777777" w:rsidR="00003573" w:rsidRPr="00003573" w:rsidRDefault="00003573" w:rsidP="00003573">
      <w:pPr>
        <w:numPr>
          <w:ilvl w:val="0"/>
          <w:numId w:val="30"/>
        </w:numPr>
      </w:pPr>
      <w:r w:rsidRPr="00003573">
        <w:t>We also now return a helpful notice warning when API key usage is above 95% of daily and monthly API credit usage limits.</w:t>
      </w:r>
    </w:p>
    <w:p w14:paraId="3C9F75DF" w14:textId="77777777" w:rsidR="00003573" w:rsidRPr="00003573" w:rsidRDefault="00003573" w:rsidP="00003573">
      <w:r w:rsidRPr="00003573">
        <w:t>v1.18.0 on Aug 28, 2019</w:t>
      </w:r>
    </w:p>
    <w:p w14:paraId="4C79B54B" w14:textId="77777777" w:rsidR="00003573" w:rsidRPr="00003573" w:rsidRDefault="00003573" w:rsidP="00003573">
      <w:pPr>
        <w:numPr>
          <w:ilvl w:val="0"/>
          <w:numId w:val="31"/>
        </w:numPr>
      </w:pPr>
      <w:hyperlink r:id="rId98" w:anchor="operation/getV1KeyInfo" w:history="1">
        <w:r w:rsidRPr="00003573">
          <w:rPr>
            <w:rStyle w:val="Hyperlink"/>
          </w:rPr>
          <w:t>/key/info</w:t>
        </w:r>
      </w:hyperlink>
      <w:r w:rsidRPr="00003573">
        <w:t> has been added as a new endpoint. It may be used programmatically monitor your key usage compared to the rate limit and daily/monthly credit limits available to your API plan as an alternative to using the </w:t>
      </w:r>
      <w:hyperlink r:id="rId99" w:history="1">
        <w:r w:rsidRPr="00003573">
          <w:rPr>
            <w:rStyle w:val="Hyperlink"/>
          </w:rPr>
          <w:t>Developer Portal Dashboard</w:t>
        </w:r>
      </w:hyperlink>
      <w:r w:rsidRPr="00003573">
        <w:t>.</w:t>
      </w:r>
    </w:p>
    <w:p w14:paraId="742CCA72" w14:textId="77777777" w:rsidR="00003573" w:rsidRPr="00003573" w:rsidRDefault="00003573" w:rsidP="00003573">
      <w:pPr>
        <w:numPr>
          <w:ilvl w:val="0"/>
          <w:numId w:val="31"/>
        </w:numPr>
      </w:pPr>
      <w:hyperlink r:id="rId100" w:anchor="operation/getV1CryptocurrencyQuotesHistorical" w:history="1">
        <w:r w:rsidRPr="00003573">
          <w:rPr>
            <w:rStyle w:val="Hyperlink"/>
          </w:rPr>
          <w:t>/cryptocurrency/quotes/historical</w:t>
        </w:r>
      </w:hyperlink>
      <w:r w:rsidRPr="00003573">
        <w:t> and </w:t>
      </w:r>
      <w:hyperlink r:id="rId101" w:anchor="operation/getV1GlobalmetricsQuotesHistorical" w:history="1">
        <w:r w:rsidRPr="00003573">
          <w:rPr>
            <w:rStyle w:val="Hyperlink"/>
          </w:rPr>
          <w:t>/v1/global-metrics/quotes/historical</w:t>
        </w:r>
      </w:hyperlink>
      <w:r w:rsidRPr="00003573">
        <w:t> have new options to make charting tasks easier and more efficient. Use the new aux parameter to cut out response properties you don't need and include the new search_interval timestamp to normalize disparate historical records against the same interval time periods.</w:t>
      </w:r>
    </w:p>
    <w:p w14:paraId="755F6D33" w14:textId="77777777" w:rsidR="00003573" w:rsidRPr="00003573" w:rsidRDefault="00003573" w:rsidP="00003573">
      <w:pPr>
        <w:numPr>
          <w:ilvl w:val="0"/>
          <w:numId w:val="31"/>
        </w:numPr>
      </w:pPr>
      <w:r w:rsidRPr="00003573">
        <w:t>A 4 hour interval option 4h was added to all historical time series data endpoints.</w:t>
      </w:r>
    </w:p>
    <w:p w14:paraId="68ED2C0B" w14:textId="77777777" w:rsidR="00003573" w:rsidRPr="00003573" w:rsidRDefault="00003573" w:rsidP="00003573">
      <w:r w:rsidRPr="00003573">
        <w:t>v1.17.0 on Aug 22, 2019</w:t>
      </w:r>
    </w:p>
    <w:p w14:paraId="6DBF9F33" w14:textId="77777777" w:rsidR="00003573" w:rsidRPr="00003573" w:rsidRDefault="00003573" w:rsidP="00003573">
      <w:pPr>
        <w:numPr>
          <w:ilvl w:val="0"/>
          <w:numId w:val="32"/>
        </w:numPr>
      </w:pPr>
      <w:hyperlink r:id="rId102" w:anchor="operation/getV1CryptocurrencyPriceperformancestatsLatest" w:history="1">
        <w:r w:rsidRPr="00003573">
          <w:rPr>
            <w:rStyle w:val="Hyperlink"/>
          </w:rPr>
          <w:t>/cryptocurrency/price-performance-stats/latest</w:t>
        </w:r>
      </w:hyperlink>
      <w:r w:rsidRPr="00003573">
        <w:t> has been added as our 21st endpoint! It returns launch price ROI, all-time high / all-time low, and other price stats over several supported time periods.</w:t>
      </w:r>
    </w:p>
    <w:p w14:paraId="6B4B555F" w14:textId="77777777" w:rsidR="00003573" w:rsidRPr="00003573" w:rsidRDefault="00003573" w:rsidP="00003573">
      <w:pPr>
        <w:numPr>
          <w:ilvl w:val="0"/>
          <w:numId w:val="32"/>
        </w:numPr>
      </w:pPr>
      <w:hyperlink r:id="rId103" w:anchor="operation/getV1CryptocurrencyMarketpairsLatest" w:history="1">
        <w:r w:rsidRPr="00003573">
          <w:rPr>
            <w:rStyle w:val="Hyperlink"/>
          </w:rPr>
          <w:t>/cryptocurrency/market-pairs/latest</w:t>
        </w:r>
      </w:hyperlink>
      <w:r w:rsidRPr="00003573">
        <w:t> now has the ability to filter all active markets for a cryptocurrency to specific base/quote pairs. Want to return only BTC/USD and BTC/USDT markets? Just pass ?symbol=BTC&amp;matched_symbol=USD,USDT or ?id=1&amp;matched_id=2781,825.</w:t>
      </w:r>
    </w:p>
    <w:p w14:paraId="44170271" w14:textId="77777777" w:rsidR="00003573" w:rsidRPr="00003573" w:rsidRDefault="00003573" w:rsidP="00003573">
      <w:pPr>
        <w:numPr>
          <w:ilvl w:val="0"/>
          <w:numId w:val="32"/>
        </w:numPr>
      </w:pPr>
      <w:hyperlink r:id="rId104" w:anchor="operation/getV1CryptocurrencyMarketpairsLatest" w:history="1">
        <w:r w:rsidRPr="00003573">
          <w:rPr>
            <w:rStyle w:val="Hyperlink"/>
          </w:rPr>
          <w:t>/cryptocurrency/market-pairs/latest</w:t>
        </w:r>
      </w:hyperlink>
      <w:r w:rsidRPr="00003573">
        <w:t> now features sort options including cmc_rank to reproduce the </w:t>
      </w:r>
      <w:hyperlink r:id="rId105" w:tgtFrame="_blank" w:history="1">
        <w:r w:rsidRPr="00003573">
          <w:rPr>
            <w:rStyle w:val="Hyperlink"/>
          </w:rPr>
          <w:t>methodology</w:t>
        </w:r>
      </w:hyperlink>
      <w:r w:rsidRPr="00003573">
        <w:t> based sort on pages like </w:t>
      </w:r>
      <w:hyperlink r:id="rId106" w:anchor="markets" w:tgtFrame="_blank" w:history="1">
        <w:r w:rsidRPr="00003573">
          <w:rPr>
            <w:rStyle w:val="Hyperlink"/>
          </w:rPr>
          <w:t>Bitcoin Markets</w:t>
        </w:r>
      </w:hyperlink>
      <w:r w:rsidRPr="00003573">
        <w:t>.</w:t>
      </w:r>
    </w:p>
    <w:p w14:paraId="41C5764D" w14:textId="77777777" w:rsidR="00003573" w:rsidRPr="00003573" w:rsidRDefault="00003573" w:rsidP="00003573">
      <w:pPr>
        <w:numPr>
          <w:ilvl w:val="0"/>
          <w:numId w:val="32"/>
        </w:numPr>
      </w:pPr>
      <w:hyperlink r:id="rId107" w:anchor="operation/getV1CryptocurrencyMarketpairsLatest" w:history="1">
        <w:r w:rsidRPr="00003573">
          <w:rPr>
            <w:rStyle w:val="Hyperlink"/>
          </w:rPr>
          <w:t>/cryptocurrency/market-pairs/latest</w:t>
        </w:r>
      </w:hyperlink>
      <w:r w:rsidRPr="00003573">
        <w:t> can now return any exchange level CMC notices affecting a market via the new notice aux parameter.</w:t>
      </w:r>
    </w:p>
    <w:p w14:paraId="4F584C3A" w14:textId="77777777" w:rsidR="00003573" w:rsidRPr="00003573" w:rsidRDefault="00003573" w:rsidP="00003573">
      <w:pPr>
        <w:numPr>
          <w:ilvl w:val="0"/>
          <w:numId w:val="32"/>
        </w:numPr>
      </w:pPr>
      <w:hyperlink r:id="rId108" w:anchor="operation/getV1CryptocurrencyQuotesLatest" w:history="1">
        <w:r w:rsidRPr="00003573">
          <w:rPr>
            <w:rStyle w:val="Hyperlink"/>
          </w:rPr>
          <w:t>/cryptocurrency/quotes/latest</w:t>
        </w:r>
      </w:hyperlink>
      <w:r w:rsidRPr="00003573">
        <w:t> will now continue to return the last updated price data for cryptocurrency that have transitioned to an inactive state instead of returning an HTTP 400 error. These active coins that have gone inactive can easily be identified as having a num_market_pairs of 0 and a stale last_updated date.</w:t>
      </w:r>
    </w:p>
    <w:p w14:paraId="09712843" w14:textId="77777777" w:rsidR="00003573" w:rsidRPr="00003573" w:rsidRDefault="00003573" w:rsidP="00003573">
      <w:pPr>
        <w:numPr>
          <w:ilvl w:val="0"/>
          <w:numId w:val="32"/>
        </w:numPr>
      </w:pPr>
      <w:hyperlink r:id="rId109" w:anchor="operation/getV1ExchangeInfo" w:history="1">
        <w:r w:rsidRPr="00003573">
          <w:rPr>
            <w:rStyle w:val="Hyperlink"/>
          </w:rPr>
          <w:t>/exchange/info</w:t>
        </w:r>
      </w:hyperlink>
      <w:r w:rsidRPr="00003573">
        <w:t> now includes a brief text summary for most exchanges as description.</w:t>
      </w:r>
    </w:p>
    <w:p w14:paraId="552247FD" w14:textId="77777777" w:rsidR="00003573" w:rsidRPr="00003573" w:rsidRDefault="00003573" w:rsidP="00003573">
      <w:r w:rsidRPr="00003573">
        <w:t>v1.16.0 on Aug 9, 2019</w:t>
      </w:r>
    </w:p>
    <w:p w14:paraId="1F3090D9" w14:textId="77777777" w:rsidR="00003573" w:rsidRPr="00003573" w:rsidRDefault="00003573" w:rsidP="00003573">
      <w:pPr>
        <w:numPr>
          <w:ilvl w:val="0"/>
          <w:numId w:val="33"/>
        </w:numPr>
      </w:pPr>
      <w:r w:rsidRPr="00003573">
        <w:t>We've introduced a new </w:t>
      </w:r>
      <w:hyperlink r:id="rId110" w:anchor="tag/partners" w:history="1">
        <w:r w:rsidRPr="00003573">
          <w:rPr>
            <w:rStyle w:val="Hyperlink"/>
          </w:rPr>
          <w:t>partners</w:t>
        </w:r>
      </w:hyperlink>
      <w:r w:rsidRPr="00003573">
        <w:t> category of endpoints for convenient access to 3rd party crypto data. </w:t>
      </w:r>
      <w:hyperlink r:id="rId111" w:tgtFrame="_blank" w:history="1">
        <w:r w:rsidRPr="00003573">
          <w:rPr>
            <w:rStyle w:val="Hyperlink"/>
          </w:rPr>
          <w:t>FlipSide Crypto</w:t>
        </w:r>
      </w:hyperlink>
      <w:r w:rsidRPr="00003573">
        <w:t>'s </w:t>
      </w:r>
      <w:hyperlink r:id="rId112" w:tgtFrame="_blank" w:history="1">
        <w:r w:rsidRPr="00003573">
          <w:rPr>
            <w:rStyle w:val="Hyperlink"/>
          </w:rPr>
          <w:t>Fundamental Crypto Asset Score</w:t>
        </w:r>
      </w:hyperlink>
      <w:r w:rsidRPr="00003573">
        <w:t> (FCAS) is now available as the first partner integration.</w:t>
      </w:r>
    </w:p>
    <w:p w14:paraId="2531A9CD" w14:textId="77777777" w:rsidR="00003573" w:rsidRPr="00003573" w:rsidRDefault="00003573" w:rsidP="00003573">
      <w:pPr>
        <w:numPr>
          <w:ilvl w:val="0"/>
          <w:numId w:val="33"/>
        </w:numPr>
      </w:pPr>
      <w:hyperlink r:id="rId113" w:anchor="operation/getV1CryptocurrencyListingsLatest" w:history="1">
        <w:r w:rsidRPr="00003573">
          <w:rPr>
            <w:rStyle w:val="Hyperlink"/>
          </w:rPr>
          <w:t>/cryptocurrency/listings/latest</w:t>
        </w:r>
      </w:hyperlink>
      <w:r w:rsidRPr="00003573">
        <w:t> now provides a volume_24h_min filter parameter. It can be used when a threshold of volume is required like in our </w:t>
      </w:r>
      <w:hyperlink r:id="rId114" w:tgtFrame="_blank" w:history="1">
        <w:r w:rsidRPr="00003573">
          <w:rPr>
            <w:rStyle w:val="Hyperlink"/>
          </w:rPr>
          <w:t>Biggest Gainers and Losers</w:t>
        </w:r>
      </w:hyperlink>
      <w:r w:rsidRPr="00003573">
        <w:t> lists.</w:t>
      </w:r>
    </w:p>
    <w:p w14:paraId="7D4BF68F" w14:textId="77777777" w:rsidR="00003573" w:rsidRPr="00003573" w:rsidRDefault="00003573" w:rsidP="00003573">
      <w:pPr>
        <w:numPr>
          <w:ilvl w:val="0"/>
          <w:numId w:val="33"/>
        </w:numPr>
      </w:pPr>
      <w:hyperlink r:id="rId115" w:anchor="operation/getV1CryptocurrencyListingsLatest" w:history="1">
        <w:r w:rsidRPr="00003573">
          <w:rPr>
            <w:rStyle w:val="Hyperlink"/>
          </w:rPr>
          <w:t>/cryptocurrency/listings/latest</w:t>
        </w:r>
      </w:hyperlink>
      <w:r w:rsidRPr="00003573">
        <w:t> and </w:t>
      </w:r>
      <w:hyperlink r:id="rId116" w:anchor="operation/getV1CryptocurrencyQuotesLatest" w:history="1">
        <w:r w:rsidRPr="00003573">
          <w:rPr>
            <w:rStyle w:val="Hyperlink"/>
          </w:rPr>
          <w:t>/cryptocurrency/quotes/latest</w:t>
        </w:r>
      </w:hyperlink>
      <w:r w:rsidRPr="00003573">
        <w:t> can now return rolling volume_7d and volume_30d via the supplemental aux parameter and sort options by these fields.</w:t>
      </w:r>
    </w:p>
    <w:p w14:paraId="663ECB07" w14:textId="77777777" w:rsidR="00003573" w:rsidRPr="00003573" w:rsidRDefault="00003573" w:rsidP="00003573">
      <w:pPr>
        <w:numPr>
          <w:ilvl w:val="0"/>
          <w:numId w:val="33"/>
        </w:numPr>
      </w:pPr>
      <w:r w:rsidRPr="00003573">
        <w:t>volume_24h_reported, volume_7d_reported, volume_30d_reported, and market_cap_by_total_supply are also now available through the aux parameter with an additional sort option for the latter.</w:t>
      </w:r>
    </w:p>
    <w:p w14:paraId="11FFA7C8" w14:textId="77777777" w:rsidR="00003573" w:rsidRPr="00003573" w:rsidRDefault="00003573" w:rsidP="00003573">
      <w:pPr>
        <w:numPr>
          <w:ilvl w:val="0"/>
          <w:numId w:val="33"/>
        </w:numPr>
      </w:pPr>
      <w:hyperlink r:id="rId117" w:anchor="operation/getV1CryptocurrencyMarketpairsLatest" w:history="1">
        <w:r w:rsidRPr="00003573">
          <w:rPr>
            <w:rStyle w:val="Hyperlink"/>
          </w:rPr>
          <w:t>/cryptocurrency/market-pairs/latest</w:t>
        </w:r>
      </w:hyperlink>
      <w:r w:rsidRPr="00003573">
        <w:t> can now provide market price relative to the quote currency. Just pass price_quote to the supplemental aux parameter. This can be used to display consistent price data for a cryptocurrency across several markets no matter if it is the base or quote in each pair as seen in our </w:t>
      </w:r>
      <w:hyperlink r:id="rId118" w:anchor="markets" w:tgtFrame="_blank" w:history="1">
        <w:r w:rsidRPr="00003573">
          <w:rPr>
            <w:rStyle w:val="Hyperlink"/>
          </w:rPr>
          <w:t>Bitcoin markets</w:t>
        </w:r>
      </w:hyperlink>
      <w:r w:rsidRPr="00003573">
        <w:t> price column.</w:t>
      </w:r>
    </w:p>
    <w:p w14:paraId="17D46E23" w14:textId="77777777" w:rsidR="00003573" w:rsidRPr="00003573" w:rsidRDefault="00003573" w:rsidP="00003573">
      <w:pPr>
        <w:numPr>
          <w:ilvl w:val="0"/>
          <w:numId w:val="33"/>
        </w:numPr>
      </w:pPr>
      <w:r w:rsidRPr="00003573">
        <w:t>When requesting a custom sort on our list based endpoints, numeric fields like percent_change_7d now conveniently return non-applicable null values last regardless of sort order.</w:t>
      </w:r>
    </w:p>
    <w:p w14:paraId="4B91FD52" w14:textId="77777777" w:rsidR="00003573" w:rsidRPr="00003573" w:rsidRDefault="00003573" w:rsidP="00003573">
      <w:r w:rsidRPr="00003573">
        <w:t>v1.15.0 on Jul 10, 2019</w:t>
      </w:r>
    </w:p>
    <w:p w14:paraId="3AB00D01" w14:textId="77777777" w:rsidR="00003573" w:rsidRPr="00003573" w:rsidRDefault="00003573" w:rsidP="00003573">
      <w:pPr>
        <w:numPr>
          <w:ilvl w:val="0"/>
          <w:numId w:val="34"/>
        </w:numPr>
      </w:pPr>
      <w:hyperlink r:id="rId119" w:anchor="operation/getV1CryptocurrencyMap" w:history="1">
        <w:r w:rsidRPr="00003573">
          <w:rPr>
            <w:rStyle w:val="Hyperlink"/>
          </w:rPr>
          <w:t>/cryptocurrency/map</w:t>
        </w:r>
      </w:hyperlink>
      <w:r w:rsidRPr="00003573">
        <w:t> and </w:t>
      </w:r>
      <w:hyperlink r:id="rId120" w:anchor="operation/getV1ExchangeMap" w:history="1">
        <w:r w:rsidRPr="00003573">
          <w:rPr>
            <w:rStyle w:val="Hyperlink"/>
          </w:rPr>
          <w:t>/v1/exchange/map</w:t>
        </w:r>
      </w:hyperlink>
      <w:r w:rsidRPr="00003573">
        <w:t> now expose a 3rd listing state of untracked between active and inactive as outlined in our </w:t>
      </w:r>
      <w:hyperlink r:id="rId121" w:tgtFrame="_blank" w:history="1">
        <w:r w:rsidRPr="00003573">
          <w:rPr>
            <w:rStyle w:val="Hyperlink"/>
          </w:rPr>
          <w:t>methodology</w:t>
        </w:r>
      </w:hyperlink>
      <w:r w:rsidRPr="00003573">
        <w:t>. See endpoint documentation for additional details.</w:t>
      </w:r>
    </w:p>
    <w:p w14:paraId="0EEFAD84" w14:textId="77777777" w:rsidR="00003573" w:rsidRPr="00003573" w:rsidRDefault="00003573" w:rsidP="00003573">
      <w:pPr>
        <w:numPr>
          <w:ilvl w:val="0"/>
          <w:numId w:val="34"/>
        </w:numPr>
      </w:pPr>
      <w:hyperlink r:id="rId122" w:anchor="operation/getV1CryptocurrencyQuotesHistorical" w:history="1">
        <w:r w:rsidRPr="00003573">
          <w:rPr>
            <w:rStyle w:val="Hyperlink"/>
          </w:rPr>
          <w:t>/cryptocurrency/quotes/historical</w:t>
        </w:r>
      </w:hyperlink>
      <w:r w:rsidRPr="00003573">
        <w:t>, </w:t>
      </w:r>
      <w:hyperlink r:id="rId123" w:anchor="operation/getV1CryptocurrencyOhlcvHistorical" w:history="1">
        <w:r w:rsidRPr="00003573">
          <w:rPr>
            <w:rStyle w:val="Hyperlink"/>
          </w:rPr>
          <w:t>/cryptocurrency/ohlcv/historical</w:t>
        </w:r>
      </w:hyperlink>
      <w:r w:rsidRPr="00003573">
        <w:t>, and </w:t>
      </w:r>
      <w:hyperlink r:id="rId124" w:anchor="operation/getV1ExchangeQuotesLatest" w:history="1">
        <w:r w:rsidRPr="00003573">
          <w:rPr>
            <w:rStyle w:val="Hyperlink"/>
          </w:rPr>
          <w:t>/exchange/quotes/latest</w:t>
        </w:r>
      </w:hyperlink>
      <w:r w:rsidRPr="00003573">
        <w:t> now support fetching multiple cryptocurrencies and exchanges in the same call.</w:t>
      </w:r>
    </w:p>
    <w:p w14:paraId="1BE065BD" w14:textId="77777777" w:rsidR="00003573" w:rsidRPr="00003573" w:rsidRDefault="00003573" w:rsidP="00003573">
      <w:pPr>
        <w:numPr>
          <w:ilvl w:val="0"/>
          <w:numId w:val="34"/>
        </w:numPr>
      </w:pPr>
      <w:hyperlink r:id="rId125" w:anchor="operation/getV1GlobalmetricsQuotesLatest" w:history="1">
        <w:r w:rsidRPr="00003573">
          <w:rPr>
            <w:rStyle w:val="Hyperlink"/>
          </w:rPr>
          <w:t>/global-metrics/quotes/latest</w:t>
        </w:r>
      </w:hyperlink>
      <w:r w:rsidRPr="00003573">
        <w:t> now updates more frequently, every minute. It aslo now includes total_volume_24h_reported, altcoin_volume_24h, altcoin_volume_24h_reported, and altcoin_market_cap.</w:t>
      </w:r>
    </w:p>
    <w:p w14:paraId="0AABD3C3" w14:textId="77777777" w:rsidR="00003573" w:rsidRPr="00003573" w:rsidRDefault="00003573" w:rsidP="00003573">
      <w:pPr>
        <w:numPr>
          <w:ilvl w:val="0"/>
          <w:numId w:val="34"/>
        </w:numPr>
      </w:pPr>
      <w:hyperlink r:id="rId126" w:anchor="operation/getV1GlobalmetricsQuotesHistorical" w:history="1">
        <w:r w:rsidRPr="00003573">
          <w:rPr>
            <w:rStyle w:val="Hyperlink"/>
          </w:rPr>
          <w:t>/global-metrics/quotes/historical</w:t>
        </w:r>
      </w:hyperlink>
      <w:r w:rsidRPr="00003573">
        <w:t> also includes these new dimensions along with historical active_cryptocurrencies, active_exchanges, and active_market_pairs counts.</w:t>
      </w:r>
    </w:p>
    <w:p w14:paraId="7CE799FB" w14:textId="77777777" w:rsidR="00003573" w:rsidRPr="00003573" w:rsidRDefault="00003573" w:rsidP="00003573">
      <w:pPr>
        <w:numPr>
          <w:ilvl w:val="0"/>
          <w:numId w:val="34"/>
        </w:numPr>
      </w:pPr>
      <w:r w:rsidRPr="00003573">
        <w:t>We've also added a new aux auxiliary parameter to many endpoints which can be used to customize your request. You may request new supplemental data properties that are not returned by default or slim down your response payload by excluding default aux fields you don't need in endpoints like </w:t>
      </w:r>
      <w:hyperlink r:id="rId127" w:anchor="operation/getV1CryptocurrencyListingsLatest" w:history="1">
        <w:r w:rsidRPr="00003573">
          <w:rPr>
            <w:rStyle w:val="Hyperlink"/>
          </w:rPr>
          <w:t>/cryptocurrency/listings/latest</w:t>
        </w:r>
      </w:hyperlink>
      <w:r w:rsidRPr="00003573">
        <w:t>. </w:t>
      </w:r>
      <w:hyperlink r:id="rId128" w:anchor="operation/getV1CryptocurrencyMarketpairsLatest" w:history="1">
        <w:r w:rsidRPr="00003573">
          <w:rPr>
            <w:rStyle w:val="Hyperlink"/>
          </w:rPr>
          <w:t>/cryptocurrency/market-pairs/latest</w:t>
        </w:r>
      </w:hyperlink>
      <w:r w:rsidRPr="00003573">
        <w:t> and </w:t>
      </w:r>
      <w:hyperlink r:id="rId129" w:anchor="operation/getV1ExchangeMarketpairsLatest" w:history="1">
        <w:r w:rsidRPr="00003573">
          <w:rPr>
            <w:rStyle w:val="Hyperlink"/>
          </w:rPr>
          <w:t>/exchange/market-pairs/latest</w:t>
        </w:r>
      </w:hyperlink>
      <w:r w:rsidRPr="00003573">
        <w:t> can now supply market_url, currency_name, and currency_slug for each market using this new parameter. </w:t>
      </w:r>
      <w:hyperlink r:id="rId130" w:anchor="operation/getV1ExchangeListingsLatest" w:history="1">
        <w:r w:rsidRPr="00003573">
          <w:rPr>
            <w:rStyle w:val="Hyperlink"/>
          </w:rPr>
          <w:t>/exchange/listings/latest</w:t>
        </w:r>
      </w:hyperlink>
      <w:r w:rsidRPr="00003573">
        <w:t> can now include the exchange date_launched.</w:t>
      </w:r>
    </w:p>
    <w:p w14:paraId="5C0B3096" w14:textId="77777777" w:rsidR="00003573" w:rsidRPr="00003573" w:rsidRDefault="00003573" w:rsidP="00003573">
      <w:r w:rsidRPr="00003573">
        <w:t>v1.14.1 on Jun 14, 2019 - DATA: Phase 1 methodology updates</w:t>
      </w:r>
    </w:p>
    <w:p w14:paraId="3453D4D1" w14:textId="77777777" w:rsidR="00003573" w:rsidRPr="00003573" w:rsidRDefault="00003573" w:rsidP="00003573">
      <w:r w:rsidRPr="00003573">
        <w:t>Per our </w:t>
      </w:r>
      <w:hyperlink r:id="rId131" w:tgtFrame="_blank" w:history="1">
        <w:r w:rsidRPr="00003573">
          <w:rPr>
            <w:rStyle w:val="Hyperlink"/>
          </w:rPr>
          <w:t>May 1 announcement</w:t>
        </w:r>
      </w:hyperlink>
      <w:r w:rsidRPr="00003573">
        <w:t> of the Data Accountability &amp; Transparency Alliance (</w:t>
      </w:r>
      <w:hyperlink r:id="rId132" w:tgtFrame="_blank" w:history="1">
        <w:r w:rsidRPr="00003573">
          <w:rPr>
            <w:rStyle w:val="Hyperlink"/>
          </w:rPr>
          <w:t>DATA</w:t>
        </w:r>
      </w:hyperlink>
      <w:r w:rsidRPr="00003573">
        <w:t>), a platform </w:t>
      </w:r>
      <w:hyperlink r:id="rId133" w:tgtFrame="_blank" w:history="1">
        <w:r w:rsidRPr="00003573">
          <w:rPr>
            <w:rStyle w:val="Hyperlink"/>
          </w:rPr>
          <w:t>methodology</w:t>
        </w:r>
      </w:hyperlink>
      <w:r w:rsidRPr="00003573">
        <w:t> update was published. No API changes are required but users should take note:</w:t>
      </w:r>
    </w:p>
    <w:p w14:paraId="0F18261A" w14:textId="77777777" w:rsidR="00003573" w:rsidRPr="00003573" w:rsidRDefault="00003573" w:rsidP="00003573">
      <w:pPr>
        <w:numPr>
          <w:ilvl w:val="0"/>
          <w:numId w:val="35"/>
        </w:numPr>
      </w:pPr>
      <w:r w:rsidRPr="00003573">
        <w:t>Exchanges that are not compliant with mandatory transparency requirements (Ability to surface live trade and order book data) will be excluded from VWAP price and volume calculations returned from our /cryptocurrency/ and /global-metrics/ endpoints going forward.</w:t>
      </w:r>
    </w:p>
    <w:p w14:paraId="2C7A748F" w14:textId="77777777" w:rsidR="00003573" w:rsidRPr="00003573" w:rsidRDefault="00003573" w:rsidP="00003573">
      <w:pPr>
        <w:numPr>
          <w:ilvl w:val="0"/>
          <w:numId w:val="35"/>
        </w:numPr>
      </w:pPr>
      <w:r w:rsidRPr="00003573">
        <w:t>These exchanges will also return a volume_24h_adjusted value of 0 from our /exchange/ endpoints like the exclusions based on market category and fee type. Stale markets (24h or older) will also be excluded. All exchanges will continue to return exchange_reported values as reported.</w:t>
      </w:r>
    </w:p>
    <w:p w14:paraId="70D665DE" w14:textId="77777777" w:rsidR="00003573" w:rsidRPr="00003573" w:rsidRDefault="00003573" w:rsidP="00003573">
      <w:pPr>
        <w:numPr>
          <w:ilvl w:val="0"/>
          <w:numId w:val="35"/>
        </w:numPr>
      </w:pPr>
      <w:r w:rsidRPr="00003573">
        <w:t>We welcome you to </w:t>
      </w:r>
      <w:hyperlink r:id="rId134" w:tgtFrame="_blank" w:history="1">
        <w:r w:rsidRPr="00003573">
          <w:rPr>
            <w:rStyle w:val="Hyperlink"/>
          </w:rPr>
          <w:t>learn more about the DATA alliance and become a partner</w:t>
        </w:r>
      </w:hyperlink>
      <w:r w:rsidRPr="00003573">
        <w:t>.</w:t>
      </w:r>
    </w:p>
    <w:p w14:paraId="6C0EE045" w14:textId="77777777" w:rsidR="00003573" w:rsidRPr="00003573" w:rsidRDefault="00003573" w:rsidP="00003573">
      <w:r w:rsidRPr="00003573">
        <w:t>v1.14.0 on Jun 3, 2019</w:t>
      </w:r>
    </w:p>
    <w:p w14:paraId="11BEA331" w14:textId="77777777" w:rsidR="00003573" w:rsidRPr="00003573" w:rsidRDefault="00003573" w:rsidP="00003573">
      <w:pPr>
        <w:numPr>
          <w:ilvl w:val="0"/>
          <w:numId w:val="36"/>
        </w:numPr>
      </w:pPr>
      <w:hyperlink r:id="rId135" w:anchor="operation/getV1CryptocurrencyInfo" w:history="1">
        <w:r w:rsidRPr="00003573">
          <w:rPr>
            <w:rStyle w:val="Hyperlink"/>
          </w:rPr>
          <w:t>/cryptocurrency/info</w:t>
        </w:r>
      </w:hyperlink>
      <w:r w:rsidRPr="00003573">
        <w:t> now include up to 5 block explorer URLs for each cryptocurrency including our brand new </w:t>
      </w:r>
      <w:hyperlink r:id="rId136" w:tgtFrame="_blank" w:history="1">
        <w:r w:rsidRPr="00003573">
          <w:rPr>
            <w:rStyle w:val="Hyperlink"/>
          </w:rPr>
          <w:t>Bitcoin and Ethereum Explorers</w:t>
        </w:r>
      </w:hyperlink>
      <w:r w:rsidRPr="00003573">
        <w:t>.</w:t>
      </w:r>
    </w:p>
    <w:p w14:paraId="59874679" w14:textId="77777777" w:rsidR="00003573" w:rsidRPr="00003573" w:rsidRDefault="00003573" w:rsidP="00003573">
      <w:pPr>
        <w:numPr>
          <w:ilvl w:val="0"/>
          <w:numId w:val="36"/>
        </w:numPr>
      </w:pPr>
      <w:hyperlink r:id="rId137" w:anchor="operation/getV1CryptocurrencyInfo" w:history="1">
        <w:r w:rsidRPr="00003573">
          <w:rPr>
            <w:rStyle w:val="Hyperlink"/>
          </w:rPr>
          <w:t>/cryptocurrency/info</w:t>
        </w:r>
      </w:hyperlink>
      <w:r w:rsidRPr="00003573">
        <w:t> now provides links to most cryptocurrency white papers and technical documentation! Just reference the technical_doc array.</w:t>
      </w:r>
    </w:p>
    <w:p w14:paraId="35A76839" w14:textId="77777777" w:rsidR="00003573" w:rsidRPr="00003573" w:rsidRDefault="00003573" w:rsidP="00003573">
      <w:pPr>
        <w:numPr>
          <w:ilvl w:val="0"/>
          <w:numId w:val="36"/>
        </w:numPr>
      </w:pPr>
      <w:hyperlink r:id="rId138" w:anchor="operation/getV1CryptocurrencyInfo" w:history="1">
        <w:r w:rsidRPr="00003573">
          <w:rPr>
            <w:rStyle w:val="Hyperlink"/>
          </w:rPr>
          <w:t>/cryptocurrency/info</w:t>
        </w:r>
      </w:hyperlink>
      <w:r w:rsidRPr="00003573">
        <w:t> now returns a notice property that may highlight a significant event or condition that is impacting the cryptocurrency or how it is displayed. See the endpoint property description for more details.</w:t>
      </w:r>
    </w:p>
    <w:p w14:paraId="72562B7F" w14:textId="77777777" w:rsidR="00003573" w:rsidRPr="00003573" w:rsidRDefault="00003573" w:rsidP="00003573">
      <w:pPr>
        <w:numPr>
          <w:ilvl w:val="0"/>
          <w:numId w:val="36"/>
        </w:numPr>
      </w:pPr>
      <w:hyperlink r:id="rId139" w:anchor="operation/getV1ExchangeInfo" w:history="1">
        <w:r w:rsidRPr="00003573">
          <w:rPr>
            <w:rStyle w:val="Hyperlink"/>
          </w:rPr>
          <w:t>/exchange/info</w:t>
        </w:r>
      </w:hyperlink>
      <w:r w:rsidRPr="00003573">
        <w:t> also includes a notice property. This one may highlight a condition that is impacting the availability of an exchange's market data or the use of the exchange. See the endpoint property description for more details.</w:t>
      </w:r>
    </w:p>
    <w:p w14:paraId="6ECF8A57" w14:textId="77777777" w:rsidR="00003573" w:rsidRPr="00003573" w:rsidRDefault="00003573" w:rsidP="00003573">
      <w:pPr>
        <w:numPr>
          <w:ilvl w:val="0"/>
          <w:numId w:val="36"/>
        </w:numPr>
      </w:pPr>
      <w:hyperlink r:id="rId140" w:anchor="operation/getV1ExchangeInfo" w:history="1">
        <w:r w:rsidRPr="00003573">
          <w:rPr>
            <w:rStyle w:val="Hyperlink"/>
          </w:rPr>
          <w:t>/exchange/info</w:t>
        </w:r>
      </w:hyperlink>
      <w:r w:rsidRPr="00003573">
        <w:t> now includes the official launch date for each exchange as date_launched.</w:t>
      </w:r>
    </w:p>
    <w:p w14:paraId="2AFB1854" w14:textId="77777777" w:rsidR="00003573" w:rsidRPr="00003573" w:rsidRDefault="00003573" w:rsidP="00003573">
      <w:pPr>
        <w:numPr>
          <w:ilvl w:val="0"/>
          <w:numId w:val="36"/>
        </w:numPr>
      </w:pPr>
      <w:hyperlink r:id="rId141" w:anchor="operation/getV1CryptocurrencyMarketpairsLatest" w:history="1">
        <w:r w:rsidRPr="00003573">
          <w:rPr>
            <w:rStyle w:val="Hyperlink"/>
          </w:rPr>
          <w:t>/cryptocurrency/market-pairs/latest</w:t>
        </w:r>
      </w:hyperlink>
      <w:r w:rsidRPr="00003573">
        <w:t> and </w:t>
      </w:r>
      <w:hyperlink r:id="rId142" w:anchor="operation/getV1ExchangeMarketpairsLatest" w:history="1">
        <w:r w:rsidRPr="00003573">
          <w:rPr>
            <w:rStyle w:val="Hyperlink"/>
          </w:rPr>
          <w:t>/exchange/market-pairs/latest</w:t>
        </w:r>
      </w:hyperlink>
      <w:r w:rsidRPr="00003573">
        <w:t> now include market category (Spot, Derivatives, or OTC) and fee_type (Percentage, No Fees, Transactional Mining, or Unknown) for every market returned.</w:t>
      </w:r>
    </w:p>
    <w:p w14:paraId="7DE11791" w14:textId="77777777" w:rsidR="00003573" w:rsidRPr="00003573" w:rsidRDefault="00003573" w:rsidP="00003573">
      <w:pPr>
        <w:numPr>
          <w:ilvl w:val="0"/>
          <w:numId w:val="36"/>
        </w:numPr>
      </w:pPr>
      <w:hyperlink r:id="rId143" w:anchor="operation/getV1CryptocurrencyMarketpairsLatest" w:history="1">
        <w:r w:rsidRPr="00003573">
          <w:rPr>
            <w:rStyle w:val="Hyperlink"/>
          </w:rPr>
          <w:t>/cryptocurrency/market-pairs/latest</w:t>
        </w:r>
      </w:hyperlink>
      <w:r w:rsidRPr="00003573">
        <w:t> now supports querying by cryptocurrency slug.</w:t>
      </w:r>
    </w:p>
    <w:p w14:paraId="3F5219B3" w14:textId="77777777" w:rsidR="00003573" w:rsidRPr="00003573" w:rsidRDefault="00003573" w:rsidP="00003573">
      <w:pPr>
        <w:numPr>
          <w:ilvl w:val="0"/>
          <w:numId w:val="36"/>
        </w:numPr>
      </w:pPr>
      <w:hyperlink r:id="rId144" w:anchor="operation/getV1CryptocurrencyListingsLatest" w:history="1">
        <w:r w:rsidRPr="00003573">
          <w:rPr>
            <w:rStyle w:val="Hyperlink"/>
          </w:rPr>
          <w:t>/cryptocurrency/listings/latest</w:t>
        </w:r>
      </w:hyperlink>
      <w:r w:rsidRPr="00003573">
        <w:t> now includes a market_cap_strict sort option to apply a strict numeric sort on this field.</w:t>
      </w:r>
    </w:p>
    <w:p w14:paraId="4BB0C3F7" w14:textId="77777777" w:rsidR="00003573" w:rsidRPr="00003573" w:rsidRDefault="00003573" w:rsidP="00003573">
      <w:r w:rsidRPr="00003573">
        <w:t>v1.13.0 on May 17, 2019</w:t>
      </w:r>
    </w:p>
    <w:p w14:paraId="575AAFB3" w14:textId="77777777" w:rsidR="00003573" w:rsidRPr="00003573" w:rsidRDefault="00003573" w:rsidP="00003573">
      <w:pPr>
        <w:numPr>
          <w:ilvl w:val="0"/>
          <w:numId w:val="37"/>
        </w:numPr>
      </w:pPr>
      <w:r w:rsidRPr="00003573">
        <w:t>You may now leverage CoinMarketCap IDs for currency quote conversions across all endpoints! Just utilize the new convert_id parameter instead of the convert parameter. Learn more about creating robust integrations with CMC IDs in our </w:t>
      </w:r>
      <w:hyperlink r:id="rId145" w:anchor="section/Best-Practices" w:history="1">
        <w:r w:rsidRPr="00003573">
          <w:rPr>
            <w:rStyle w:val="Hyperlink"/>
          </w:rPr>
          <w:t>Best Practices</w:t>
        </w:r>
      </w:hyperlink>
      <w:r w:rsidRPr="00003573">
        <w:t>.</w:t>
      </w:r>
    </w:p>
    <w:p w14:paraId="4D133F1E" w14:textId="77777777" w:rsidR="00003573" w:rsidRPr="00003573" w:rsidRDefault="00003573" w:rsidP="00003573">
      <w:pPr>
        <w:numPr>
          <w:ilvl w:val="0"/>
          <w:numId w:val="37"/>
        </w:numPr>
      </w:pPr>
      <w:r w:rsidRPr="00003573">
        <w:t>We've updated requesting cryptocurrencies by slug to support legacy names from past cryptocurrency rebrands. For example, a request to /cryptocurrency/quotes/latest?slug=antshares successfully returns the cryptocurrency by current slug neo.</w:t>
      </w:r>
    </w:p>
    <w:p w14:paraId="76693A9C" w14:textId="77777777" w:rsidR="00003573" w:rsidRPr="00003573" w:rsidRDefault="00003573" w:rsidP="00003573">
      <w:pPr>
        <w:numPr>
          <w:ilvl w:val="0"/>
          <w:numId w:val="37"/>
        </w:numPr>
      </w:pPr>
      <w:r w:rsidRPr="00003573">
        <w:t>We've extended the brief text summary included as description in </w:t>
      </w:r>
      <w:hyperlink r:id="rId146" w:anchor="operation/getV1CryptocurrencyInfo" w:history="1">
        <w:r w:rsidRPr="00003573">
          <w:rPr>
            <w:rStyle w:val="Hyperlink"/>
          </w:rPr>
          <w:t>/cryptocurrency/info</w:t>
        </w:r>
      </w:hyperlink>
      <w:r w:rsidRPr="00003573">
        <w:t> to now cover all cryptocurrencies!</w:t>
      </w:r>
    </w:p>
    <w:p w14:paraId="3DFA7546" w14:textId="77777777" w:rsidR="00003573" w:rsidRPr="00003573" w:rsidRDefault="00003573" w:rsidP="00003573">
      <w:pPr>
        <w:numPr>
          <w:ilvl w:val="0"/>
          <w:numId w:val="37"/>
        </w:numPr>
      </w:pPr>
      <w:r w:rsidRPr="00003573">
        <w:t>We've added the fetch-by-slug option to </w:t>
      </w:r>
      <w:hyperlink r:id="rId147" w:anchor="operation/getV1CryptocurrencyOhlcvHistorical" w:history="1">
        <w:r w:rsidRPr="00003573">
          <w:rPr>
            <w:rStyle w:val="Hyperlink"/>
          </w:rPr>
          <w:t>/cryptocurrency/ohlcv/historical</w:t>
        </w:r>
      </w:hyperlink>
      <w:r w:rsidRPr="00003573">
        <w:t>.</w:t>
      </w:r>
    </w:p>
    <w:p w14:paraId="4C71C8FC" w14:textId="77777777" w:rsidR="00003573" w:rsidRPr="00003573" w:rsidRDefault="00003573" w:rsidP="00003573">
      <w:pPr>
        <w:numPr>
          <w:ilvl w:val="0"/>
          <w:numId w:val="37"/>
        </w:numPr>
      </w:pPr>
      <w:r w:rsidRPr="00003573">
        <w:t>Premium subscription users: On your next billing period we'll conveniently switch to displaying monthly/daily credit usage relative to your monthly billing period instead of calendar month and UTC midnight. Click the ? on our updated </w:t>
      </w:r>
      <w:hyperlink r:id="rId148" w:tgtFrame="_blank" w:history="1">
        <w:r w:rsidRPr="00003573">
          <w:rPr>
            <w:rStyle w:val="Hyperlink"/>
          </w:rPr>
          <w:t>API Key Usage</w:t>
        </w:r>
      </w:hyperlink>
      <w:r w:rsidRPr="00003573">
        <w:t> panel for more details.</w:t>
      </w:r>
    </w:p>
    <w:p w14:paraId="44383B1F" w14:textId="77777777" w:rsidR="00003573" w:rsidRPr="00003573" w:rsidRDefault="00003573" w:rsidP="00003573">
      <w:r w:rsidRPr="00003573">
        <w:t>v1.12.1 on May 1, 2019</w:t>
      </w:r>
    </w:p>
    <w:p w14:paraId="3C40EA5B" w14:textId="77777777" w:rsidR="00003573" w:rsidRPr="00003573" w:rsidRDefault="00003573" w:rsidP="00003573">
      <w:pPr>
        <w:numPr>
          <w:ilvl w:val="0"/>
          <w:numId w:val="38"/>
        </w:numPr>
      </w:pPr>
      <w:r w:rsidRPr="00003573">
        <w:t>To celebrate CoinMarketCap's 6th anniversary we've upgraded the crypto API to make more of our data available at each tier!</w:t>
      </w:r>
    </w:p>
    <w:p w14:paraId="216B7396" w14:textId="77777777" w:rsidR="00003573" w:rsidRPr="00003573" w:rsidRDefault="00003573" w:rsidP="00003573">
      <w:pPr>
        <w:numPr>
          <w:ilvl w:val="0"/>
          <w:numId w:val="38"/>
        </w:numPr>
      </w:pPr>
      <w:r w:rsidRPr="00003573">
        <w:t>Our free Basic tier may now access live price conversions via </w:t>
      </w:r>
      <w:hyperlink r:id="rId149" w:anchor="operation/getV1ToolsPriceconversion" w:history="1">
        <w:r w:rsidRPr="00003573">
          <w:rPr>
            <w:rStyle w:val="Hyperlink"/>
          </w:rPr>
          <w:t>/tools/price-conversion</w:t>
        </w:r>
      </w:hyperlink>
      <w:r w:rsidRPr="00003573">
        <w:t>.</w:t>
      </w:r>
    </w:p>
    <w:p w14:paraId="323E02C2" w14:textId="77777777" w:rsidR="00003573" w:rsidRPr="00003573" w:rsidRDefault="00003573" w:rsidP="00003573">
      <w:pPr>
        <w:numPr>
          <w:ilvl w:val="0"/>
          <w:numId w:val="38"/>
        </w:numPr>
      </w:pPr>
      <w:r w:rsidRPr="00003573">
        <w:t>Our Hobbyist tier now supports a month of historical price conversions with </w:t>
      </w:r>
      <w:hyperlink r:id="rId150" w:anchor="operation/getV1ToolsPriceconversion" w:history="1">
        <w:r w:rsidRPr="00003573">
          <w:rPr>
            <w:rStyle w:val="Hyperlink"/>
          </w:rPr>
          <w:t>/tools/price-conversion</w:t>
        </w:r>
      </w:hyperlink>
      <w:r w:rsidRPr="00003573">
        <w:t> using the time parameter. We've also made this plan 12% cheaper at $29/mo with a yearly subscription or $35/mo month-to-month.</w:t>
      </w:r>
    </w:p>
    <w:p w14:paraId="0FFC87F9" w14:textId="77777777" w:rsidR="00003573" w:rsidRPr="00003573" w:rsidRDefault="00003573" w:rsidP="00003573">
      <w:pPr>
        <w:numPr>
          <w:ilvl w:val="0"/>
          <w:numId w:val="38"/>
        </w:numPr>
      </w:pPr>
      <w:r w:rsidRPr="00003573">
        <w:t>Our Startup tier can now access a month of cryptocurrency OHLCV data via </w:t>
      </w:r>
      <w:hyperlink r:id="rId151" w:anchor="operation/getV1CryptocurrencyOhlcvHistorical" w:history="1">
        <w:r w:rsidRPr="00003573">
          <w:rPr>
            <w:rStyle w:val="Hyperlink"/>
          </w:rPr>
          <w:t>/cryptocurrency/ohlcv/historical</w:t>
        </w:r>
      </w:hyperlink>
      <w:r w:rsidRPr="00003573">
        <w:t> along with </w:t>
      </w:r>
      <w:hyperlink r:id="rId152" w:anchor="operation/getV1ToolsPriceconversion" w:history="1">
        <w:r w:rsidRPr="00003573">
          <w:rPr>
            <w:rStyle w:val="Hyperlink"/>
          </w:rPr>
          <w:t>/tools/price-conversion</w:t>
        </w:r>
      </w:hyperlink>
      <w:r w:rsidRPr="00003573">
        <w:t>.</w:t>
      </w:r>
    </w:p>
    <w:p w14:paraId="65F91779" w14:textId="77777777" w:rsidR="00003573" w:rsidRPr="00003573" w:rsidRDefault="00003573" w:rsidP="00003573">
      <w:pPr>
        <w:numPr>
          <w:ilvl w:val="0"/>
          <w:numId w:val="38"/>
        </w:numPr>
      </w:pPr>
      <w:r w:rsidRPr="00003573">
        <w:t>Our Standard tier has been upgraded from 1 month to now 3 months of historical market data access across all historical endpoints.</w:t>
      </w:r>
    </w:p>
    <w:p w14:paraId="200669C1" w14:textId="77777777" w:rsidR="00003573" w:rsidRPr="00003573" w:rsidRDefault="00003573" w:rsidP="00003573">
      <w:pPr>
        <w:numPr>
          <w:ilvl w:val="0"/>
          <w:numId w:val="38"/>
        </w:numPr>
      </w:pPr>
      <w:r w:rsidRPr="00003573">
        <w:t>Our Enterprise, Professional, and Standard tiers now get access to a new #18th endpoint </w:t>
      </w:r>
      <w:hyperlink r:id="rId153" w:anchor="operation/getV1CryptocurrencyListingsHistorical" w:history="1">
        <w:r w:rsidRPr="00003573">
          <w:rPr>
            <w:rStyle w:val="Hyperlink"/>
          </w:rPr>
          <w:t>/cryptocurrency/listings/historical</w:t>
        </w:r>
      </w:hyperlink>
      <w:r w:rsidRPr="00003573">
        <w:t>! Utilize this endpoint to fetch daily historical crypto rankings from the past. We've made historical ranking snapshots available all the way back to 2013!</w:t>
      </w:r>
    </w:p>
    <w:p w14:paraId="3113E110" w14:textId="77777777" w:rsidR="00003573" w:rsidRPr="00003573" w:rsidRDefault="00003573" w:rsidP="00003573">
      <w:pPr>
        <w:numPr>
          <w:ilvl w:val="0"/>
          <w:numId w:val="38"/>
        </w:numPr>
      </w:pPr>
      <w:r w:rsidRPr="00003573">
        <w:t>All existing accounts and subscribers may take advantage of these updates. If you haven't signed up yet you can check out our updated plans on our </w:t>
      </w:r>
      <w:hyperlink r:id="rId154" w:tgtFrame="_blank" w:history="1">
        <w:r w:rsidRPr="00003573">
          <w:rPr>
            <w:rStyle w:val="Hyperlink"/>
          </w:rPr>
          <w:t>feature comparison page</w:t>
        </w:r>
      </w:hyperlink>
      <w:r w:rsidRPr="00003573">
        <w:t>.</w:t>
      </w:r>
    </w:p>
    <w:p w14:paraId="62ADF562" w14:textId="77777777" w:rsidR="00003573" w:rsidRPr="00003573" w:rsidRDefault="00003573" w:rsidP="00003573">
      <w:r w:rsidRPr="00003573">
        <w:t>v1.12.0 on Apr 28, 2019</w:t>
      </w:r>
    </w:p>
    <w:p w14:paraId="46AB90E2" w14:textId="77777777" w:rsidR="00003573" w:rsidRPr="00003573" w:rsidRDefault="00003573" w:rsidP="00003573">
      <w:pPr>
        <w:numPr>
          <w:ilvl w:val="0"/>
          <w:numId w:val="39"/>
        </w:numPr>
      </w:pPr>
      <w:r w:rsidRPr="00003573">
        <w:t>Our API docs now supply API request examples in 7 languages for every endpoint: cURL, Node.js, Python, PHP, Java, C#, and Go.</w:t>
      </w:r>
    </w:p>
    <w:p w14:paraId="3EE2179A" w14:textId="77777777" w:rsidR="00003573" w:rsidRPr="00003573" w:rsidRDefault="00003573" w:rsidP="00003573">
      <w:pPr>
        <w:numPr>
          <w:ilvl w:val="0"/>
          <w:numId w:val="39"/>
        </w:numPr>
      </w:pPr>
      <w:r w:rsidRPr="00003573">
        <w:t>Many customer sites format cryptocurrency data page URLs by SEO friendly names like we do here: </w:t>
      </w:r>
      <w:hyperlink r:id="rId155" w:tgtFrame="_blank" w:history="1">
        <w:r w:rsidRPr="00003573">
          <w:rPr>
            <w:rStyle w:val="Hyperlink"/>
          </w:rPr>
          <w:t>coinmarketcap.com/currencies/binance-coin</w:t>
        </w:r>
      </w:hyperlink>
      <w:r w:rsidRPr="00003573">
        <w:t>. We've made it much easier for these kinds of pages to dynamically reference data from our API. You may now request cryptocurrencies from our </w:t>
      </w:r>
      <w:hyperlink r:id="rId156" w:anchor="operation/getV1CryptocurrencyInfo" w:history="1">
        <w:r w:rsidRPr="00003573">
          <w:rPr>
            <w:rStyle w:val="Hyperlink"/>
          </w:rPr>
          <w:t>/cryptocurrency/info</w:t>
        </w:r>
      </w:hyperlink>
      <w:r w:rsidRPr="00003573">
        <w:t> and </w:t>
      </w:r>
      <w:hyperlink r:id="rId157" w:anchor="operation/getV1CryptocurrencyQuotesLatest" w:history="1">
        <w:r w:rsidRPr="00003573">
          <w:rPr>
            <w:rStyle w:val="Hyperlink"/>
          </w:rPr>
          <w:t>/cryptocurrency/quotes/latest</w:t>
        </w:r>
      </w:hyperlink>
      <w:r w:rsidRPr="00003573">
        <w:t> endpoints by slug as an alternative to symbol or id. As always, you can retrieve a quick list of every cryptocurrency we support and it's id, symbol, and slug via our </w:t>
      </w:r>
      <w:hyperlink r:id="rId158" w:anchor="operation/getV1CryptocurrencyMap" w:history="1">
        <w:r w:rsidRPr="00003573">
          <w:rPr>
            <w:rStyle w:val="Hyperlink"/>
          </w:rPr>
          <w:t>/cryptocurrency/map</w:t>
        </w:r>
      </w:hyperlink>
      <w:r w:rsidRPr="00003573">
        <w:t> endpoint.</w:t>
      </w:r>
    </w:p>
    <w:p w14:paraId="02B03F33" w14:textId="77777777" w:rsidR="00003573" w:rsidRPr="00003573" w:rsidRDefault="00003573" w:rsidP="00003573">
      <w:pPr>
        <w:numPr>
          <w:ilvl w:val="0"/>
          <w:numId w:val="39"/>
        </w:numPr>
      </w:pPr>
      <w:r w:rsidRPr="00003573">
        <w:t>We've increased convert limits on historical endpoints once more. You can now request historical market data in up to 3 conversion options at a time like we do internally to display line charts </w:t>
      </w:r>
      <w:hyperlink r:id="rId159" w:anchor="charts" w:tgtFrame="_blank" w:history="1">
        <w:r w:rsidRPr="00003573">
          <w:rPr>
            <w:rStyle w:val="Hyperlink"/>
          </w:rPr>
          <w:t>like this</w:t>
        </w:r>
      </w:hyperlink>
      <w:r w:rsidRPr="00003573">
        <w:t>. You can now fetch market data converted into your primary cryptocurrency, fiat currency, and a parent platform cryptocurrency (Ethereum in this case) all in one call!</w:t>
      </w:r>
    </w:p>
    <w:p w14:paraId="3E75293F" w14:textId="77777777" w:rsidR="00003573" w:rsidRPr="00003573" w:rsidRDefault="00003573" w:rsidP="00003573">
      <w:r w:rsidRPr="00003573">
        <w:t>v1.11.0 on Mar 25, 2019</w:t>
      </w:r>
    </w:p>
    <w:p w14:paraId="2FBC25B0" w14:textId="77777777" w:rsidR="00003573" w:rsidRPr="00003573" w:rsidRDefault="00003573" w:rsidP="00003573">
      <w:pPr>
        <w:numPr>
          <w:ilvl w:val="0"/>
          <w:numId w:val="40"/>
        </w:numPr>
      </w:pPr>
      <w:r w:rsidRPr="00003573">
        <w:t>We now supply a brief text summary for each cryptocurrency in the description field of </w:t>
      </w:r>
      <w:hyperlink r:id="rId160" w:anchor="operation/getV1CryptocurrencyInfo" w:history="1">
        <w:r w:rsidRPr="00003573">
          <w:rPr>
            <w:rStyle w:val="Hyperlink"/>
          </w:rPr>
          <w:t>/cryptocurrency/info</w:t>
        </w:r>
      </w:hyperlink>
      <w:r w:rsidRPr="00003573">
        <w:t>. The majority of top cryptocurrencies include this field with more coming in the future.</w:t>
      </w:r>
    </w:p>
    <w:p w14:paraId="5FFEAC93" w14:textId="77777777" w:rsidR="00003573" w:rsidRPr="00003573" w:rsidRDefault="00003573" w:rsidP="00003573">
      <w:pPr>
        <w:numPr>
          <w:ilvl w:val="0"/>
          <w:numId w:val="40"/>
        </w:numPr>
      </w:pPr>
      <w:r w:rsidRPr="00003573">
        <w:t>We've made convert limits on some endpoints and plans more flexible. Historical endpoints are now allowed 2 price conversion options instead of 1. Professional plan convert limit has doubled from 40 to 80. Enterprise has tripled from 40 to 120.</w:t>
      </w:r>
    </w:p>
    <w:p w14:paraId="482F62DC" w14:textId="77777777" w:rsidR="00003573" w:rsidRPr="00003573" w:rsidRDefault="00003573" w:rsidP="00003573">
      <w:pPr>
        <w:numPr>
          <w:ilvl w:val="0"/>
          <w:numId w:val="40"/>
        </w:numPr>
      </w:pPr>
      <w:r w:rsidRPr="00003573">
        <w:t>CoinMarketCap Market ID: We now return market_id in /market-pairs/latest endpoints. Like our cryptocurrency and exchange IDs, this ID can reliably be used to uniquely identify each market </w:t>
      </w:r>
      <w:r w:rsidRPr="00003573">
        <w:rPr>
          <w:i/>
          <w:iCs/>
        </w:rPr>
        <w:t>permanently</w:t>
      </w:r>
      <w:r w:rsidRPr="00003573">
        <w:t> as this ID never changes.</w:t>
      </w:r>
    </w:p>
    <w:p w14:paraId="5CF07B7F" w14:textId="77777777" w:rsidR="00003573" w:rsidRPr="00003573" w:rsidRDefault="00003573" w:rsidP="00003573">
      <w:pPr>
        <w:numPr>
          <w:ilvl w:val="0"/>
          <w:numId w:val="40"/>
        </w:numPr>
      </w:pPr>
      <w:r w:rsidRPr="00003573">
        <w:t>Market symbol overrides: We now supply an exchange_symbol in addition to currency_symbol for each market pair returned in our /market-pairs/latest endpoints. This allows you to reference the currency symbol provided by the exchange in case it differs from the CoinMarketCap identified symbol that the majority of markets use.</w:t>
      </w:r>
    </w:p>
    <w:p w14:paraId="10BE8E5B" w14:textId="77777777" w:rsidR="00003573" w:rsidRPr="00003573" w:rsidRDefault="00003573" w:rsidP="00003573">
      <w:r w:rsidRPr="00003573">
        <w:t>v1.10.1 on Jan 30, 2019</w:t>
      </w:r>
    </w:p>
    <w:p w14:paraId="7967FD04" w14:textId="77777777" w:rsidR="00003573" w:rsidRPr="00003573" w:rsidRDefault="00003573" w:rsidP="00003573">
      <w:pPr>
        <w:numPr>
          <w:ilvl w:val="0"/>
          <w:numId w:val="41"/>
        </w:numPr>
      </w:pPr>
      <w:r w:rsidRPr="00003573">
        <w:t>Our API health status dashboard is now public at </w:t>
      </w:r>
      <w:hyperlink r:id="rId161" w:history="1">
        <w:r w:rsidRPr="00003573">
          <w:rPr>
            <w:rStyle w:val="Hyperlink"/>
          </w:rPr>
          <w:t>http://status.coinmarketcap.com</w:t>
        </w:r>
      </w:hyperlink>
      <w:r w:rsidRPr="00003573">
        <w:t>.</w:t>
      </w:r>
    </w:p>
    <w:p w14:paraId="256278FE" w14:textId="77777777" w:rsidR="00003573" w:rsidRPr="00003573" w:rsidRDefault="00003573" w:rsidP="00003573">
      <w:pPr>
        <w:numPr>
          <w:ilvl w:val="0"/>
          <w:numId w:val="41"/>
        </w:numPr>
      </w:pPr>
      <w:r w:rsidRPr="00003573">
        <w:t>We now conveniently return market_cap in our </w:t>
      </w:r>
      <w:hyperlink r:id="rId162" w:anchor="operation/getV1CryptocurrencyOhlcvHistorical" w:history="1">
        <w:r w:rsidRPr="00003573">
          <w:rPr>
            <w:rStyle w:val="Hyperlink"/>
          </w:rPr>
          <w:t>/cryptocurrency/ohlcv/historical</w:t>
        </w:r>
      </w:hyperlink>
      <w:r w:rsidRPr="00003573">
        <w:t> endpoint so you don't have to make a separately query when fetching historic OHLCV data.</w:t>
      </w:r>
    </w:p>
    <w:p w14:paraId="4DC86989" w14:textId="77777777" w:rsidR="00003573" w:rsidRPr="00003573" w:rsidRDefault="00003573" w:rsidP="00003573">
      <w:pPr>
        <w:numPr>
          <w:ilvl w:val="0"/>
          <w:numId w:val="41"/>
        </w:numPr>
      </w:pPr>
      <w:r w:rsidRPr="00003573">
        <w:t>We've improved the accuracy of percent_change_1h / 24h / 7d calculations when using the convert option with our latest cryptocurrency endpoints.</w:t>
      </w:r>
    </w:p>
    <w:p w14:paraId="1C858EA1" w14:textId="77777777" w:rsidR="00003573" w:rsidRPr="00003573" w:rsidRDefault="00003573" w:rsidP="00003573">
      <w:pPr>
        <w:numPr>
          <w:ilvl w:val="0"/>
          <w:numId w:val="41"/>
        </w:numPr>
      </w:pPr>
      <w:hyperlink r:id="rId163" w:anchor="operation/getV1CryptocurrencyMarketpairsLatest" w:history="1">
        <w:r w:rsidRPr="00003573">
          <w:rPr>
            <w:rStyle w:val="Hyperlink"/>
          </w:rPr>
          <w:t>/cryptocurrency/market-pairs/latest</w:t>
        </w:r>
      </w:hyperlink>
      <w:r w:rsidRPr="00003573">
        <w:t> now updates more frequently, every 1 minute.</w:t>
      </w:r>
    </w:p>
    <w:p w14:paraId="4ABD7281" w14:textId="77777777" w:rsidR="00003573" w:rsidRPr="00003573" w:rsidRDefault="00003573" w:rsidP="00003573">
      <w:pPr>
        <w:numPr>
          <w:ilvl w:val="0"/>
          <w:numId w:val="41"/>
        </w:numPr>
      </w:pPr>
      <w:r w:rsidRPr="00003573">
        <w:t>Contract Address and parent platform metadata changes are reflected on the API much more quickly.</w:t>
      </w:r>
    </w:p>
    <w:p w14:paraId="60DEABA8" w14:textId="77777777" w:rsidR="00003573" w:rsidRPr="00003573" w:rsidRDefault="00003573" w:rsidP="00003573">
      <w:r w:rsidRPr="00003573">
        <w:t>v1.9.0 on Jan 8, 2019</w:t>
      </w:r>
    </w:p>
    <w:p w14:paraId="596C4257" w14:textId="77777777" w:rsidR="00003573" w:rsidRPr="00003573" w:rsidRDefault="00003573" w:rsidP="00003573">
      <w:pPr>
        <w:numPr>
          <w:ilvl w:val="0"/>
          <w:numId w:val="42"/>
        </w:numPr>
      </w:pPr>
      <w:r w:rsidRPr="00003573">
        <w:t>Did you know there are currently 684 active USD market pairs tracked by CoinMarketCap? You can now pass any </w:t>
      </w:r>
      <w:hyperlink r:id="rId164" w:anchor="section/Standards-and-Conventions" w:history="1">
        <w:r w:rsidRPr="00003573">
          <w:rPr>
            <w:rStyle w:val="Hyperlink"/>
          </w:rPr>
          <w:t>fiat CoinMarketCap ID</w:t>
        </w:r>
      </w:hyperlink>
      <w:r w:rsidRPr="00003573">
        <w:t> to the </w:t>
      </w:r>
      <w:hyperlink r:id="rId165" w:anchor="operation/getV1CryptocurrencyMarketpairsLatest" w:history="1">
        <w:r w:rsidRPr="00003573">
          <w:rPr>
            <w:rStyle w:val="Hyperlink"/>
          </w:rPr>
          <w:t>/cryptocurrency/market-pairs/latest</w:t>
        </w:r>
      </w:hyperlink>
      <w:r w:rsidRPr="00003573">
        <w:t> id parameter to list all active markets across all exchanges for a given fiat currency.</w:t>
      </w:r>
    </w:p>
    <w:p w14:paraId="2939FC8B" w14:textId="77777777" w:rsidR="00003573" w:rsidRPr="00003573" w:rsidRDefault="00003573" w:rsidP="00003573">
      <w:pPr>
        <w:numPr>
          <w:ilvl w:val="0"/>
          <w:numId w:val="42"/>
        </w:numPr>
      </w:pPr>
      <w:r w:rsidRPr="00003573">
        <w:t>We've added a new dedicated migration FAQ page for users migrating from our old Public API to the new API </w:t>
      </w:r>
      <w:hyperlink r:id="rId166" w:history="1">
        <w:r w:rsidRPr="00003573">
          <w:rPr>
            <w:rStyle w:val="Hyperlink"/>
          </w:rPr>
          <w:t>here</w:t>
        </w:r>
      </w:hyperlink>
      <w:r w:rsidRPr="00003573">
        <w:t>. It includes a helpful tutorial link for Excel and Google Sheets users who need help migrating.</w:t>
      </w:r>
    </w:p>
    <w:p w14:paraId="309A1A6B" w14:textId="77777777" w:rsidR="00003573" w:rsidRPr="00003573" w:rsidRDefault="00003573" w:rsidP="00003573">
      <w:pPr>
        <w:numPr>
          <w:ilvl w:val="0"/>
          <w:numId w:val="42"/>
        </w:numPr>
      </w:pPr>
      <w:r w:rsidRPr="00003573">
        <w:t>Cryptocurrency and exchange symbol and name rebrands are now reflected in the API much more quickly.</w:t>
      </w:r>
    </w:p>
    <w:p w14:paraId="22F43E02" w14:textId="77777777" w:rsidR="00003573" w:rsidRPr="00003573" w:rsidRDefault="00003573" w:rsidP="00003573">
      <w:r w:rsidRPr="00003573">
        <w:t>v1.8.0 on Dec 27, 2018</w:t>
      </w:r>
    </w:p>
    <w:p w14:paraId="0EFBA2FA" w14:textId="77777777" w:rsidR="00003573" w:rsidRPr="00003573" w:rsidRDefault="00003573" w:rsidP="00003573">
      <w:pPr>
        <w:numPr>
          <w:ilvl w:val="0"/>
          <w:numId w:val="43"/>
        </w:numPr>
      </w:pPr>
      <w:r w:rsidRPr="00003573">
        <w:t>We now supply the contract address for all cryptocurrencies on token platforms like Ethereum! Look for token_address in the platform property of our cryptocurrency endpoints like </w:t>
      </w:r>
      <w:hyperlink r:id="rId167" w:anchor="operation/getV1CryptocurrencyMap" w:history="1">
        <w:r w:rsidRPr="00003573">
          <w:rPr>
            <w:rStyle w:val="Hyperlink"/>
          </w:rPr>
          <w:t>/cryptocurrency/map</w:t>
        </w:r>
      </w:hyperlink>
      <w:r w:rsidRPr="00003573">
        <w:t> and </w:t>
      </w:r>
      <w:hyperlink r:id="rId168" w:anchor="operation/getV1CryptocurrencyListingsLatest" w:history="1">
        <w:r w:rsidRPr="00003573">
          <w:rPr>
            <w:rStyle w:val="Hyperlink"/>
          </w:rPr>
          <w:t>/cryptocurrency/listings/latest</w:t>
        </w:r>
      </w:hyperlink>
      <w:r w:rsidRPr="00003573">
        <w:t>.</w:t>
      </w:r>
    </w:p>
    <w:p w14:paraId="66A818E6" w14:textId="77777777" w:rsidR="00003573" w:rsidRPr="00003573" w:rsidRDefault="00003573" w:rsidP="00003573">
      <w:pPr>
        <w:numPr>
          <w:ilvl w:val="0"/>
          <w:numId w:val="43"/>
        </w:numPr>
      </w:pPr>
      <w:r w:rsidRPr="00003573">
        <w:t>All 96 non-USD fiat conversion rates now update every 1 minute like our USD rates! This includes using the convert option for all /latest market data endpoints as well as our </w:t>
      </w:r>
      <w:hyperlink r:id="rId169" w:anchor="operation/getV1ToolsPriceconversion" w:history="1">
        <w:r w:rsidRPr="00003573">
          <w:rPr>
            <w:rStyle w:val="Hyperlink"/>
          </w:rPr>
          <w:t>/tools/price-conversion</w:t>
        </w:r>
      </w:hyperlink>
      <w:r w:rsidRPr="00003573">
        <w:t> endpoint.</w:t>
      </w:r>
    </w:p>
    <w:p w14:paraId="59D025B7" w14:textId="77777777" w:rsidR="00003573" w:rsidRPr="00003573" w:rsidRDefault="00003573" w:rsidP="00003573">
      <w:r w:rsidRPr="00003573">
        <w:t>v1.7.0 on Dec 18, 2018</w:t>
      </w:r>
    </w:p>
    <w:p w14:paraId="2143C87B" w14:textId="77777777" w:rsidR="00003573" w:rsidRPr="00003573" w:rsidRDefault="00003573" w:rsidP="00003573">
      <w:pPr>
        <w:numPr>
          <w:ilvl w:val="0"/>
          <w:numId w:val="44"/>
        </w:numPr>
      </w:pPr>
      <w:r w:rsidRPr="00003573">
        <w:t>We've upgraded our fiat (government) currency conversion support from our original 32 to now cover 93 fiat currencies!</w:t>
      </w:r>
    </w:p>
    <w:p w14:paraId="406ED8D8" w14:textId="77777777" w:rsidR="00003573" w:rsidRPr="00003573" w:rsidRDefault="00003573" w:rsidP="00003573">
      <w:pPr>
        <w:numPr>
          <w:ilvl w:val="0"/>
          <w:numId w:val="44"/>
        </w:numPr>
      </w:pPr>
      <w:r w:rsidRPr="00003573">
        <w:t>We've also introduced currency conversions for four precious metals: Gold, Silver, Platinum, and Palladium!</w:t>
      </w:r>
    </w:p>
    <w:p w14:paraId="7781BF37" w14:textId="77777777" w:rsidR="00003573" w:rsidRPr="00003573" w:rsidRDefault="00003573" w:rsidP="00003573">
      <w:pPr>
        <w:numPr>
          <w:ilvl w:val="0"/>
          <w:numId w:val="44"/>
        </w:numPr>
      </w:pPr>
      <w:r w:rsidRPr="00003573">
        <w:t>You may pass all 97 fiat currency options to our </w:t>
      </w:r>
      <w:hyperlink r:id="rId170" w:anchor="operation/getV1ToolsPriceconversion" w:history="1">
        <w:r w:rsidRPr="00003573">
          <w:rPr>
            <w:rStyle w:val="Hyperlink"/>
          </w:rPr>
          <w:t>/tools/price-conversion</w:t>
        </w:r>
      </w:hyperlink>
      <w:r w:rsidRPr="00003573">
        <w:t> endpoint using either the symbol or id parameter. Using CMC id is always the most robust option. CMC IDs are now included in the full list of fiat options located </w:t>
      </w:r>
      <w:hyperlink r:id="rId171" w:anchor="section/Standards-and-Conventions" w:history="1">
        <w:r w:rsidRPr="00003573">
          <w:rPr>
            <w:rStyle w:val="Hyperlink"/>
          </w:rPr>
          <w:t>here</w:t>
        </w:r>
      </w:hyperlink>
      <w:r w:rsidRPr="00003573">
        <w:t>.</w:t>
      </w:r>
    </w:p>
    <w:p w14:paraId="47919EA3" w14:textId="77777777" w:rsidR="00003573" w:rsidRPr="00003573" w:rsidRDefault="00003573" w:rsidP="00003573">
      <w:pPr>
        <w:numPr>
          <w:ilvl w:val="0"/>
          <w:numId w:val="44"/>
        </w:numPr>
      </w:pPr>
      <w:r w:rsidRPr="00003573">
        <w:t>All historical endpoints including our price conversion endpoint with "time" parameter now support historical fiat conversions back to 2013!</w:t>
      </w:r>
    </w:p>
    <w:p w14:paraId="387F9E38" w14:textId="77777777" w:rsidR="00003573" w:rsidRPr="00003573" w:rsidRDefault="00003573" w:rsidP="00003573">
      <w:r w:rsidRPr="00003573">
        <w:t>v1.6.0 on Dec 4, 2018</w:t>
      </w:r>
    </w:p>
    <w:p w14:paraId="12E59D5E" w14:textId="77777777" w:rsidR="00003573" w:rsidRPr="00003573" w:rsidRDefault="00003573" w:rsidP="00003573">
      <w:pPr>
        <w:numPr>
          <w:ilvl w:val="0"/>
          <w:numId w:val="45"/>
        </w:numPr>
      </w:pPr>
      <w:r w:rsidRPr="00003573">
        <w:t>We've rolled out another top requested feature, giving you access to platform metadata for cryptocurrencies that are tokens built on other cryptocurrencies like Ethereum. Look for the new platform property on our cryptocurrency endpoints like </w:t>
      </w:r>
      <w:hyperlink r:id="rId172" w:anchor="operation/getV1CryptocurrencyListingsLatest" w:history="1">
        <w:r w:rsidRPr="00003573">
          <w:rPr>
            <w:rStyle w:val="Hyperlink"/>
          </w:rPr>
          <w:t>/cryptocurrency/listings/latest</w:t>
        </w:r>
      </w:hyperlink>
      <w:r w:rsidRPr="00003573">
        <w:t> and </w:t>
      </w:r>
      <w:hyperlink r:id="rId173" w:anchor="operation/getV1CryptocurrencyMap" w:history="1">
        <w:r w:rsidRPr="00003573">
          <w:rPr>
            <w:rStyle w:val="Hyperlink"/>
          </w:rPr>
          <w:t>/cryptocurrency/map</w:t>
        </w:r>
      </w:hyperlink>
      <w:r w:rsidRPr="00003573">
        <w:t>.</w:t>
      </w:r>
    </w:p>
    <w:p w14:paraId="0DD2DC85" w14:textId="77777777" w:rsidR="00003573" w:rsidRPr="00003573" w:rsidRDefault="00003573" w:rsidP="00003573">
      <w:pPr>
        <w:numPr>
          <w:ilvl w:val="0"/>
          <w:numId w:val="45"/>
        </w:numPr>
      </w:pPr>
      <w:r w:rsidRPr="00003573">
        <w:t>We've also added a </w:t>
      </w:r>
      <w:r w:rsidRPr="00003573">
        <w:rPr>
          <w:b/>
          <w:bCs/>
        </w:rPr>
        <w:t>CMC equivalent pages</w:t>
      </w:r>
      <w:r w:rsidRPr="00003573">
        <w:t> section to our endpoint docs so you can easily determine which endpoints to use to reproduce functionality on the main coinmarketcap.com website.</w:t>
      </w:r>
    </w:p>
    <w:p w14:paraId="6D6284B9" w14:textId="77777777" w:rsidR="00003573" w:rsidRPr="00003573" w:rsidRDefault="00003573" w:rsidP="00003573">
      <w:pPr>
        <w:numPr>
          <w:ilvl w:val="0"/>
          <w:numId w:val="45"/>
        </w:numPr>
      </w:pPr>
      <w:r w:rsidRPr="00003573">
        <w:t>Welcome Public API users! With the migration of our legacy Public API into the Professional API we now have 1 unified API at CMC. This API is now known as the CoinMarketCap API and can always be accessed at </w:t>
      </w:r>
      <w:hyperlink r:id="rId174" w:history="1">
        <w:r w:rsidRPr="00003573">
          <w:rPr>
            <w:rStyle w:val="Hyperlink"/>
          </w:rPr>
          <w:t>coinmarketcap.com/api</w:t>
        </w:r>
      </w:hyperlink>
      <w:r w:rsidRPr="00003573">
        <w:t>.</w:t>
      </w:r>
    </w:p>
    <w:p w14:paraId="778AA610" w14:textId="77777777" w:rsidR="00003573" w:rsidRPr="00003573" w:rsidRDefault="00003573" w:rsidP="00003573">
      <w:r w:rsidRPr="00003573">
        <w:t>v1.5.0 on Nov 28, 2018</w:t>
      </w:r>
    </w:p>
    <w:p w14:paraId="1D11B391" w14:textId="77777777" w:rsidR="00003573" w:rsidRPr="00003573" w:rsidRDefault="00003573" w:rsidP="00003573">
      <w:pPr>
        <w:numPr>
          <w:ilvl w:val="0"/>
          <w:numId w:val="46"/>
        </w:numPr>
      </w:pPr>
      <w:hyperlink r:id="rId175" w:anchor="operation/getV1CryptocurrencyOhlcvHistorical" w:history="1">
        <w:r w:rsidRPr="00003573">
          <w:rPr>
            <w:rStyle w:val="Hyperlink"/>
          </w:rPr>
          <w:t>/cryptocurrency/ohlcv/historical</w:t>
        </w:r>
      </w:hyperlink>
      <w:r w:rsidRPr="00003573">
        <w:t> now supports hourly OHLCV! Use time_period="hourly" and don't forget to set the "interval" parameter to "hourly" or one of the new hourly interval options.</w:t>
      </w:r>
    </w:p>
    <w:p w14:paraId="4B228FFA" w14:textId="77777777" w:rsidR="00003573" w:rsidRPr="00003573" w:rsidRDefault="00003573" w:rsidP="00003573">
      <w:pPr>
        <w:numPr>
          <w:ilvl w:val="0"/>
          <w:numId w:val="46"/>
        </w:numPr>
      </w:pPr>
      <w:hyperlink r:id="rId176" w:anchor="operation/getV1ToolsPriceconversion" w:history="1">
        <w:r w:rsidRPr="00003573">
          <w:rPr>
            <w:rStyle w:val="Hyperlink"/>
          </w:rPr>
          <w:t>/tools/price-conversion</w:t>
        </w:r>
      </w:hyperlink>
      <w:r w:rsidRPr="00003573">
        <w:t> now supports historical USD conversions.</w:t>
      </w:r>
    </w:p>
    <w:p w14:paraId="07FA3C8B" w14:textId="77777777" w:rsidR="00003573" w:rsidRPr="00003573" w:rsidRDefault="00003573" w:rsidP="00003573">
      <w:pPr>
        <w:numPr>
          <w:ilvl w:val="0"/>
          <w:numId w:val="46"/>
        </w:numPr>
      </w:pPr>
      <w:r w:rsidRPr="00003573">
        <w:t>We've increased the minute based rate limits for several plans. Standard plan has been upgraded from 30 to 60 calls per minute. Professional from 60 to 90. Enterprise from 90 to 120.</w:t>
      </w:r>
    </w:p>
    <w:p w14:paraId="25F1685B" w14:textId="77777777" w:rsidR="00003573" w:rsidRPr="00003573" w:rsidRDefault="00003573" w:rsidP="00003573">
      <w:pPr>
        <w:numPr>
          <w:ilvl w:val="0"/>
          <w:numId w:val="46"/>
        </w:numPr>
      </w:pPr>
      <w:r w:rsidRPr="00003573">
        <w:t>We now include some customer and data partner logos and testimonials on the CoinMarketCap API site. Visit </w:t>
      </w:r>
      <w:hyperlink r:id="rId177" w:history="1">
        <w:r w:rsidRPr="00003573">
          <w:rPr>
            <w:rStyle w:val="Hyperlink"/>
          </w:rPr>
          <w:t>pro.coinmarketcap.com</w:t>
        </w:r>
      </w:hyperlink>
      <w:r w:rsidRPr="00003573">
        <w:t> to check out what our enterprise customers are saying and contact us at </w:t>
      </w:r>
      <w:hyperlink r:id="rId178" w:history="1">
        <w:r w:rsidRPr="00003573">
          <w:rPr>
            <w:rStyle w:val="Hyperlink"/>
          </w:rPr>
          <w:t>api@coinmarketcap.com</w:t>
        </w:r>
      </w:hyperlink>
      <w:r w:rsidRPr="00003573">
        <w:t> if you'd like to get added to the list!</w:t>
      </w:r>
    </w:p>
    <w:p w14:paraId="393D25F4" w14:textId="77777777" w:rsidR="00003573" w:rsidRPr="00003573" w:rsidRDefault="00003573" w:rsidP="00003573">
      <w:r w:rsidRPr="00003573">
        <w:t>v1.4.0 on Nov 20, 2018</w:t>
      </w:r>
    </w:p>
    <w:p w14:paraId="79E5D2A3" w14:textId="77777777" w:rsidR="00003573" w:rsidRPr="00003573" w:rsidRDefault="00003573" w:rsidP="00003573">
      <w:pPr>
        <w:numPr>
          <w:ilvl w:val="0"/>
          <w:numId w:val="47"/>
        </w:numPr>
      </w:pPr>
      <w:hyperlink r:id="rId179" w:anchor="operation/getV1ToolsPriceconversion" w:history="1">
        <w:r w:rsidRPr="00003573">
          <w:rPr>
            <w:rStyle w:val="Hyperlink"/>
          </w:rPr>
          <w:t>/tools/price-conversion</w:t>
        </w:r>
      </w:hyperlink>
      <w:r w:rsidRPr="00003573">
        <w:t> can now provide the latest crypto-to-crypto conversions at 1 minute accuracy with extended decimal precision upwards of 8 decimal places.</w:t>
      </w:r>
    </w:p>
    <w:p w14:paraId="00CE9E9F" w14:textId="77777777" w:rsidR="00003573" w:rsidRPr="00003573" w:rsidRDefault="00003573" w:rsidP="00003573">
      <w:pPr>
        <w:numPr>
          <w:ilvl w:val="0"/>
          <w:numId w:val="47"/>
        </w:numPr>
      </w:pPr>
      <w:hyperlink r:id="rId180" w:anchor="operation/getV1ToolsPriceconversion" w:history="1">
        <w:r w:rsidRPr="00003573">
          <w:rPr>
            <w:rStyle w:val="Hyperlink"/>
          </w:rPr>
          <w:t>/tools/price-conversion</w:t>
        </w:r>
      </w:hyperlink>
      <w:r w:rsidRPr="00003573">
        <w:t> now supports historical crypto-to-crypto conversions leveraging our closest averages to the specified "time" parameter.</w:t>
      </w:r>
    </w:p>
    <w:p w14:paraId="11A7E05A" w14:textId="77777777" w:rsidR="00003573" w:rsidRPr="00003573" w:rsidRDefault="00003573" w:rsidP="00003573">
      <w:pPr>
        <w:numPr>
          <w:ilvl w:val="0"/>
          <w:numId w:val="47"/>
        </w:numPr>
      </w:pPr>
      <w:r w:rsidRPr="00003573">
        <w:t>All of our historical data endpoints now support historical cryptocurrency conversions using the "convert" parameter. The closest reference price for each "convert" option against each historical datapoint is used for each conversion.</w:t>
      </w:r>
    </w:p>
    <w:p w14:paraId="7056A513" w14:textId="77777777" w:rsidR="00003573" w:rsidRPr="00003573" w:rsidRDefault="00003573" w:rsidP="00003573">
      <w:pPr>
        <w:numPr>
          <w:ilvl w:val="0"/>
          <w:numId w:val="47"/>
        </w:numPr>
      </w:pPr>
      <w:hyperlink r:id="rId181" w:anchor="operation/getV1GlobalmetricsQuotesHistorical" w:history="1">
        <w:r w:rsidRPr="00003573">
          <w:rPr>
            <w:rStyle w:val="Hyperlink"/>
          </w:rPr>
          <w:t>/global-metrics/quotes/historical</w:t>
        </w:r>
      </w:hyperlink>
      <w:r w:rsidRPr="00003573">
        <w:t> now supports the "convert" parameter.</w:t>
      </w:r>
    </w:p>
    <w:p w14:paraId="4707C113" w14:textId="77777777" w:rsidR="00003573" w:rsidRPr="00003573" w:rsidRDefault="00003573" w:rsidP="00003573">
      <w:r w:rsidRPr="00003573">
        <w:t>v1.3.0 on Nov 9, 2018</w:t>
      </w:r>
    </w:p>
    <w:p w14:paraId="0F86DF2E" w14:textId="77777777" w:rsidR="00003573" w:rsidRPr="00003573" w:rsidRDefault="00003573" w:rsidP="00003573">
      <w:pPr>
        <w:numPr>
          <w:ilvl w:val="0"/>
          <w:numId w:val="48"/>
        </w:numPr>
      </w:pPr>
      <w:r w:rsidRPr="00003573">
        <w:t>The latest UTC day's OHLCV record is now available sooner. 5-10 minutes after each UTC midnight.</w:t>
      </w:r>
    </w:p>
    <w:p w14:paraId="442CA30E" w14:textId="77777777" w:rsidR="00003573" w:rsidRPr="00003573" w:rsidRDefault="00003573" w:rsidP="00003573">
      <w:pPr>
        <w:numPr>
          <w:ilvl w:val="0"/>
          <w:numId w:val="48"/>
        </w:numPr>
      </w:pPr>
      <w:r w:rsidRPr="00003573">
        <w:t>We're now returning a new vol_24h_adjusted property on </w:t>
      </w:r>
      <w:hyperlink r:id="rId182" w:anchor="operation/getV1ExchangeQuotesLatest" w:history="1">
        <w:r w:rsidRPr="00003573">
          <w:rPr>
            <w:rStyle w:val="Hyperlink"/>
          </w:rPr>
          <w:t>/exchange/quotes/latest</w:t>
        </w:r>
      </w:hyperlink>
      <w:r w:rsidRPr="00003573">
        <w:t> and </w:t>
      </w:r>
      <w:hyperlink r:id="rId183" w:anchor="operation/getV1ExchangeListingsLatest" w:history="1">
        <w:r w:rsidRPr="00003573">
          <w:rPr>
            <w:rStyle w:val="Hyperlink"/>
          </w:rPr>
          <w:t>/exchange/listings/latest</w:t>
        </w:r>
      </w:hyperlink>
      <w:r w:rsidRPr="00003573">
        <w:t> and a sort option for the latter so you may now list exchange rankings by CMC adjusted volume as well as exchange reported.</w:t>
      </w:r>
    </w:p>
    <w:p w14:paraId="7F782487" w14:textId="77777777" w:rsidR="00003573" w:rsidRPr="00003573" w:rsidRDefault="00003573" w:rsidP="00003573">
      <w:pPr>
        <w:numPr>
          <w:ilvl w:val="0"/>
          <w:numId w:val="48"/>
        </w:numPr>
      </w:pPr>
      <w:r w:rsidRPr="00003573">
        <w:t>We are now returning a tags property with </w:t>
      </w:r>
      <w:hyperlink r:id="rId184" w:anchor="operation/getV1CryptocurrencyListingsLatest" w:history="1">
        <w:r w:rsidRPr="00003573">
          <w:rPr>
            <w:rStyle w:val="Hyperlink"/>
          </w:rPr>
          <w:t>/cryptocurrency/listings/latest</w:t>
        </w:r>
      </w:hyperlink>
      <w:r w:rsidRPr="00003573">
        <w:t> with our first tag mineable so you know which currencies are mineable. Additional tags will be introduced in the future.</w:t>
      </w:r>
    </w:p>
    <w:p w14:paraId="3F1E4415" w14:textId="77777777" w:rsidR="00003573" w:rsidRPr="00003573" w:rsidRDefault="00003573" w:rsidP="00003573">
      <w:pPr>
        <w:numPr>
          <w:ilvl w:val="0"/>
          <w:numId w:val="48"/>
        </w:numPr>
      </w:pPr>
      <w:r w:rsidRPr="00003573">
        <w:t>We've increased the "convert" parameter limit from 32 to 40 for plans that support max conversion limits.</w:t>
      </w:r>
    </w:p>
    <w:p w14:paraId="0726A8FB" w14:textId="77777777" w:rsidR="00003573" w:rsidRPr="00003573" w:rsidRDefault="00003573" w:rsidP="00003573">
      <w:r w:rsidRPr="00003573">
        <w:t>v1.2.0 on Oct 30, 2018</w:t>
      </w:r>
    </w:p>
    <w:p w14:paraId="712D665E" w14:textId="77777777" w:rsidR="00003573" w:rsidRPr="00003573" w:rsidRDefault="00003573" w:rsidP="00003573">
      <w:pPr>
        <w:numPr>
          <w:ilvl w:val="0"/>
          <w:numId w:val="49"/>
        </w:numPr>
      </w:pPr>
      <w:r w:rsidRPr="00003573">
        <w:t>Our exchange </w:t>
      </w:r>
      <w:hyperlink r:id="rId185" w:anchor="operation/getV1ExchangeListingsLatest" w:history="1">
        <w:r w:rsidRPr="00003573">
          <w:rPr>
            <w:rStyle w:val="Hyperlink"/>
          </w:rPr>
          <w:t>listing</w:t>
        </w:r>
      </w:hyperlink>
      <w:r w:rsidRPr="00003573">
        <w:t> and </w:t>
      </w:r>
      <w:hyperlink r:id="rId186" w:anchor="operation/getV1ExchangeQuotesLatest" w:history="1">
        <w:r w:rsidRPr="00003573">
          <w:rPr>
            <w:rStyle w:val="Hyperlink"/>
          </w:rPr>
          <w:t>quotes</w:t>
        </w:r>
      </w:hyperlink>
      <w:r w:rsidRPr="00003573">
        <w:t> endpoints now update much more frequently! Every 1 minute instead of every 5 minutes.</w:t>
      </w:r>
    </w:p>
    <w:p w14:paraId="75BD2566" w14:textId="77777777" w:rsidR="00003573" w:rsidRPr="00003573" w:rsidRDefault="00003573" w:rsidP="00003573">
      <w:pPr>
        <w:numPr>
          <w:ilvl w:val="0"/>
          <w:numId w:val="49"/>
        </w:numPr>
      </w:pPr>
      <w:r w:rsidRPr="00003573">
        <w:t>These latest exchange data endpoints also now return volume_7d / 30d and percent_change_volume_24h / 7d / 30d along with existing data.</w:t>
      </w:r>
    </w:p>
    <w:p w14:paraId="7450A0A1" w14:textId="77777777" w:rsidR="00003573" w:rsidRPr="00003573" w:rsidRDefault="00003573" w:rsidP="00003573">
      <w:pPr>
        <w:numPr>
          <w:ilvl w:val="0"/>
          <w:numId w:val="49"/>
        </w:numPr>
      </w:pPr>
      <w:r w:rsidRPr="00003573">
        <w:t>We've updated our documentation for </w:t>
      </w:r>
      <w:hyperlink r:id="rId187" w:anchor="operation/getV1ExchangeMarketpairsLatest" w:history="1">
        <w:r w:rsidRPr="00003573">
          <w:rPr>
            <w:rStyle w:val="Hyperlink"/>
          </w:rPr>
          <w:t>/exchange/market-pairs/latest</w:t>
        </w:r>
      </w:hyperlink>
      <w:r w:rsidRPr="00003573">
        <w:t> to reflect that it receives updates every 1 minute, not 5, since June.</w:t>
      </w:r>
    </w:p>
    <w:p w14:paraId="542F33F4" w14:textId="77777777" w:rsidR="00003573" w:rsidRPr="00003573" w:rsidRDefault="00003573" w:rsidP="00003573">
      <w:r w:rsidRPr="00003573">
        <w:t>v1.1.4 on Oct 19, 2018</w:t>
      </w:r>
    </w:p>
    <w:p w14:paraId="31E8EE09" w14:textId="77777777" w:rsidR="00003573" w:rsidRPr="00003573" w:rsidRDefault="00003573" w:rsidP="00003573">
      <w:pPr>
        <w:numPr>
          <w:ilvl w:val="0"/>
          <w:numId w:val="50"/>
        </w:numPr>
      </w:pPr>
      <w:r w:rsidRPr="00003573">
        <w:t>We've improved our tiered support inboxes by plan type to answer support requests even faster.</w:t>
      </w:r>
    </w:p>
    <w:p w14:paraId="5000934E" w14:textId="77777777" w:rsidR="00003573" w:rsidRPr="00003573" w:rsidRDefault="00003573" w:rsidP="00003573">
      <w:pPr>
        <w:numPr>
          <w:ilvl w:val="0"/>
          <w:numId w:val="50"/>
        </w:numPr>
      </w:pPr>
      <w:r w:rsidRPr="00003573">
        <w:t>You may now opt-in to our API mailing list on signup. If you haven't signed up you can </w:t>
      </w:r>
      <w:hyperlink r:id="rId188" w:anchor="newsletter-signup" w:history="1">
        <w:r w:rsidRPr="00003573">
          <w:rPr>
            <w:rStyle w:val="Hyperlink"/>
          </w:rPr>
          <w:t>here</w:t>
        </w:r>
      </w:hyperlink>
      <w:r w:rsidRPr="00003573">
        <w:t>.</w:t>
      </w:r>
    </w:p>
    <w:p w14:paraId="411FEE7A" w14:textId="77777777" w:rsidR="00003573" w:rsidRPr="00003573" w:rsidRDefault="00003573" w:rsidP="00003573">
      <w:r w:rsidRPr="00003573">
        <w:t>v1.1.3 on Oct 12, 2018</w:t>
      </w:r>
    </w:p>
    <w:p w14:paraId="010CA1AE" w14:textId="77777777" w:rsidR="00003573" w:rsidRPr="00003573" w:rsidRDefault="00003573" w:rsidP="00003573">
      <w:pPr>
        <w:numPr>
          <w:ilvl w:val="0"/>
          <w:numId w:val="51"/>
        </w:numPr>
      </w:pPr>
      <w:r w:rsidRPr="00003573">
        <w:t>We've increased the rate limit of our free Basic plan from 10 calls a minute to 30.</w:t>
      </w:r>
    </w:p>
    <w:p w14:paraId="5CA33E24" w14:textId="77777777" w:rsidR="00003573" w:rsidRPr="00003573" w:rsidRDefault="00003573" w:rsidP="00003573">
      <w:pPr>
        <w:numPr>
          <w:ilvl w:val="0"/>
          <w:numId w:val="51"/>
        </w:numPr>
      </w:pPr>
      <w:r w:rsidRPr="00003573">
        <w:t>We've increased the rate limit of our Hobbyist plan from 15 to 30.</w:t>
      </w:r>
    </w:p>
    <w:p w14:paraId="7D93D22D" w14:textId="77777777" w:rsidR="00003573" w:rsidRPr="00003573" w:rsidRDefault="00003573" w:rsidP="00003573">
      <w:r w:rsidRPr="00003573">
        <w:t>v1.1.2 on Oct 5, 2018</w:t>
      </w:r>
    </w:p>
    <w:p w14:paraId="2AF3119E" w14:textId="77777777" w:rsidR="00003573" w:rsidRPr="00003573" w:rsidRDefault="00003573" w:rsidP="00003573">
      <w:pPr>
        <w:numPr>
          <w:ilvl w:val="0"/>
          <w:numId w:val="52"/>
        </w:numPr>
      </w:pPr>
      <w:r w:rsidRPr="00003573">
        <w:t>We've updated our most popular /cryptocurrency/listings/latest endpoint to cost 1 credit per 200 data points instead of 100 to give customers more flexibility.</w:t>
      </w:r>
    </w:p>
    <w:p w14:paraId="49F7AB3F" w14:textId="77777777" w:rsidR="00003573" w:rsidRPr="00003573" w:rsidRDefault="00003573" w:rsidP="00003573">
      <w:pPr>
        <w:numPr>
          <w:ilvl w:val="0"/>
          <w:numId w:val="52"/>
        </w:numPr>
      </w:pPr>
      <w:r w:rsidRPr="00003573">
        <w:t>By popular request we've introduced a new $33 personal use Hobbyist tier with access to our currency conversion calculator endpoint.</w:t>
      </w:r>
    </w:p>
    <w:p w14:paraId="3D71695A" w14:textId="77777777" w:rsidR="00003573" w:rsidRPr="00003573" w:rsidRDefault="00003573" w:rsidP="00003573">
      <w:pPr>
        <w:numPr>
          <w:ilvl w:val="0"/>
          <w:numId w:val="52"/>
        </w:numPr>
      </w:pPr>
      <w:r w:rsidRPr="00003573">
        <w:t>Our existing commercial use Hobbyist tier has been renamed to Startup. Our free Starter tier has been renamed to Basic.</w:t>
      </w:r>
    </w:p>
    <w:p w14:paraId="42E376E4" w14:textId="77777777" w:rsidR="00003573" w:rsidRPr="00003573" w:rsidRDefault="00003573" w:rsidP="00003573">
      <w:r w:rsidRPr="00003573">
        <w:t>v1.1.1 on Sept 28, 2018</w:t>
      </w:r>
    </w:p>
    <w:p w14:paraId="2B54D076" w14:textId="77777777" w:rsidR="00003573" w:rsidRPr="00003573" w:rsidRDefault="00003573" w:rsidP="00003573">
      <w:pPr>
        <w:numPr>
          <w:ilvl w:val="0"/>
          <w:numId w:val="53"/>
        </w:numPr>
      </w:pPr>
      <w:r w:rsidRPr="00003573">
        <w:t>We've increased our monthly credit limits for our smaller plans! Existing customers plans have also been updated.</w:t>
      </w:r>
    </w:p>
    <w:p w14:paraId="6FCE0B37" w14:textId="77777777" w:rsidR="00003573" w:rsidRPr="00003573" w:rsidRDefault="00003573" w:rsidP="00003573">
      <w:pPr>
        <w:numPr>
          <w:ilvl w:val="0"/>
          <w:numId w:val="53"/>
        </w:numPr>
      </w:pPr>
      <w:r w:rsidRPr="00003573">
        <w:t>Our free Starter plan has been upgraded from 6 to 10k monthly credits (66% increase).</w:t>
      </w:r>
    </w:p>
    <w:p w14:paraId="4E9140B4" w14:textId="77777777" w:rsidR="00003573" w:rsidRPr="00003573" w:rsidRDefault="00003573" w:rsidP="00003573">
      <w:pPr>
        <w:numPr>
          <w:ilvl w:val="0"/>
          <w:numId w:val="53"/>
        </w:numPr>
      </w:pPr>
      <w:r w:rsidRPr="00003573">
        <w:t>Our Hobbyist plan has been upgraded from 60k to 120k monthly credits (100% increase).</w:t>
      </w:r>
    </w:p>
    <w:p w14:paraId="356C1FD2" w14:textId="77777777" w:rsidR="00003573" w:rsidRPr="00003573" w:rsidRDefault="00003573" w:rsidP="00003573">
      <w:pPr>
        <w:numPr>
          <w:ilvl w:val="0"/>
          <w:numId w:val="53"/>
        </w:numPr>
      </w:pPr>
      <w:r w:rsidRPr="00003573">
        <w:t>Our Standard plan has been upgraded from 300 to 500k monthly credits (66% increase).</w:t>
      </w:r>
    </w:p>
    <w:p w14:paraId="100D7A62" w14:textId="77777777" w:rsidR="00003573" w:rsidRPr="00003573" w:rsidRDefault="00003573" w:rsidP="00003573">
      <w:r w:rsidRPr="00003573">
        <w:t>v1.1.0 on Sept 14, 2018</w:t>
      </w:r>
    </w:p>
    <w:p w14:paraId="701CB2D4" w14:textId="77777777" w:rsidR="00003573" w:rsidRPr="00003573" w:rsidRDefault="00003573" w:rsidP="00003573">
      <w:pPr>
        <w:numPr>
          <w:ilvl w:val="0"/>
          <w:numId w:val="54"/>
        </w:numPr>
      </w:pPr>
      <w:r w:rsidRPr="00003573">
        <w:t>We've introduced our first new endpoint since rollout, active day OHLCV for Standard plan and above with </w:t>
      </w:r>
      <w:hyperlink r:id="rId189" w:anchor="operation/getV1CryptocurrencyOhlcvLatest" w:history="1">
        <w:r w:rsidRPr="00003573">
          <w:rPr>
            <w:rStyle w:val="Hyperlink"/>
          </w:rPr>
          <w:t>/v1/cryptocurrency/ohlcv/latest</w:t>
        </w:r>
      </w:hyperlink>
    </w:p>
    <w:p w14:paraId="180555D2" w14:textId="77777777" w:rsidR="00003573" w:rsidRPr="00003573" w:rsidRDefault="00003573" w:rsidP="00003573">
      <w:r w:rsidRPr="00003573">
        <w:t>v1.0.4 on Sept 7, 2018</w:t>
      </w:r>
    </w:p>
    <w:p w14:paraId="1FBA14DC" w14:textId="77777777" w:rsidR="00003573" w:rsidRPr="00003573" w:rsidRDefault="00003573" w:rsidP="00003573">
      <w:pPr>
        <w:numPr>
          <w:ilvl w:val="0"/>
          <w:numId w:val="55"/>
        </w:numPr>
      </w:pPr>
      <w:r w:rsidRPr="00003573">
        <w:t>Subscription customers with billing renewal issues now receive an alert from our API during usage and an unpublished grace period before access is restricted.</w:t>
      </w:r>
    </w:p>
    <w:p w14:paraId="40BEFEE8" w14:textId="77777777" w:rsidR="00003573" w:rsidRPr="00003573" w:rsidRDefault="00003573" w:rsidP="00003573">
      <w:pPr>
        <w:numPr>
          <w:ilvl w:val="0"/>
          <w:numId w:val="55"/>
        </w:numPr>
      </w:pPr>
      <w:r w:rsidRPr="00003573">
        <w:t>API Documentation has been improved including an outline of credit usage cost outlined on each endpoint documentation page.</w:t>
      </w:r>
    </w:p>
    <w:p w14:paraId="7A45F2F4" w14:textId="77777777" w:rsidR="00003573" w:rsidRPr="00003573" w:rsidRDefault="00003573" w:rsidP="00003573">
      <w:r w:rsidRPr="00003573">
        <w:t>v1.0.3 on Aug 24, 2018</w:t>
      </w:r>
    </w:p>
    <w:p w14:paraId="68867153" w14:textId="77777777" w:rsidR="00003573" w:rsidRPr="00003573" w:rsidRDefault="00003573" w:rsidP="00003573">
      <w:pPr>
        <w:numPr>
          <w:ilvl w:val="0"/>
          <w:numId w:val="56"/>
        </w:numPr>
      </w:pPr>
      <w:r w:rsidRPr="00003573">
        <w:t>/v1/tools/price-conversion floating point conversion accuracy was improved.</w:t>
      </w:r>
    </w:p>
    <w:p w14:paraId="08B67292" w14:textId="77777777" w:rsidR="00003573" w:rsidRPr="00003573" w:rsidRDefault="00003573" w:rsidP="00003573">
      <w:pPr>
        <w:numPr>
          <w:ilvl w:val="0"/>
          <w:numId w:val="56"/>
        </w:numPr>
      </w:pPr>
      <w:r w:rsidRPr="00003573">
        <w:t>Added ability to query for non-alphanumeric crypto symbols like $PAC</w:t>
      </w:r>
    </w:p>
    <w:p w14:paraId="5A55F05A" w14:textId="77777777" w:rsidR="00003573" w:rsidRPr="00003573" w:rsidRDefault="00003573" w:rsidP="00003573">
      <w:pPr>
        <w:numPr>
          <w:ilvl w:val="0"/>
          <w:numId w:val="56"/>
        </w:numPr>
      </w:pPr>
      <w:r w:rsidRPr="00003573">
        <w:t>Customers may now update their billing card on file with an active Stripe subscription at pro.coinmarketcap.com/account/plan</w:t>
      </w:r>
    </w:p>
    <w:p w14:paraId="2DF29812" w14:textId="77777777" w:rsidR="00003573" w:rsidRPr="00003573" w:rsidRDefault="00003573" w:rsidP="00003573">
      <w:r w:rsidRPr="00003573">
        <w:t>cryptocurrency</w:t>
      </w:r>
    </w:p>
    <w:p w14:paraId="4EC0A92E" w14:textId="77777777" w:rsidR="00003573" w:rsidRPr="00003573" w:rsidRDefault="00003573" w:rsidP="00003573">
      <w:pPr>
        <w:rPr>
          <w:b/>
          <w:bCs/>
        </w:rPr>
      </w:pPr>
      <w:r w:rsidRPr="00003573">
        <w:rPr>
          <w:b/>
          <w:bCs/>
        </w:rPr>
        <w:t>API endpoints for cryptocurrencies. This category currently includes 17 endpoints:</w:t>
      </w:r>
    </w:p>
    <w:p w14:paraId="50271DDB" w14:textId="77777777" w:rsidR="00003573" w:rsidRPr="00003573" w:rsidRDefault="00003573" w:rsidP="00003573">
      <w:pPr>
        <w:numPr>
          <w:ilvl w:val="0"/>
          <w:numId w:val="57"/>
        </w:numPr>
      </w:pPr>
      <w:hyperlink r:id="rId190" w:anchor="operation/getV1CryptocurrencyMap" w:history="1">
        <w:r w:rsidRPr="00003573">
          <w:rPr>
            <w:rStyle w:val="Hyperlink"/>
          </w:rPr>
          <w:t>/v1/cryptocurrency/map</w:t>
        </w:r>
      </w:hyperlink>
      <w:r w:rsidRPr="00003573">
        <w:t> - CoinMarketCap ID map</w:t>
      </w:r>
    </w:p>
    <w:p w14:paraId="07B133BA" w14:textId="77777777" w:rsidR="00003573" w:rsidRPr="00003573" w:rsidRDefault="00003573" w:rsidP="00003573">
      <w:pPr>
        <w:numPr>
          <w:ilvl w:val="0"/>
          <w:numId w:val="57"/>
        </w:numPr>
      </w:pPr>
      <w:hyperlink r:id="rId191" w:anchor="operation/getV2CryptocurrencyInfo" w:history="1">
        <w:r w:rsidRPr="00003573">
          <w:rPr>
            <w:rStyle w:val="Hyperlink"/>
          </w:rPr>
          <w:t>/v2/cryptocurrency/info</w:t>
        </w:r>
      </w:hyperlink>
      <w:r w:rsidRPr="00003573">
        <w:t> - Metadata</w:t>
      </w:r>
    </w:p>
    <w:p w14:paraId="341A1FE4" w14:textId="77777777" w:rsidR="00003573" w:rsidRPr="00003573" w:rsidRDefault="00003573" w:rsidP="00003573">
      <w:pPr>
        <w:numPr>
          <w:ilvl w:val="0"/>
          <w:numId w:val="57"/>
        </w:numPr>
      </w:pPr>
      <w:hyperlink r:id="rId192" w:anchor="operation/getV1CryptocurrencyListingsLatest" w:history="1">
        <w:r w:rsidRPr="00003573">
          <w:rPr>
            <w:rStyle w:val="Hyperlink"/>
          </w:rPr>
          <w:t>/v1/cryptocurrency/listings/latest</w:t>
        </w:r>
      </w:hyperlink>
      <w:r w:rsidRPr="00003573">
        <w:t> - Latest listings</w:t>
      </w:r>
    </w:p>
    <w:p w14:paraId="694645F1" w14:textId="77777777" w:rsidR="00003573" w:rsidRPr="00003573" w:rsidRDefault="00003573" w:rsidP="00003573">
      <w:pPr>
        <w:numPr>
          <w:ilvl w:val="0"/>
          <w:numId w:val="57"/>
        </w:numPr>
      </w:pPr>
      <w:hyperlink r:id="rId193" w:anchor="operation/getV1CryptocurrencyListingsHistorical" w:history="1">
        <w:r w:rsidRPr="00003573">
          <w:rPr>
            <w:rStyle w:val="Hyperlink"/>
          </w:rPr>
          <w:t>/v1/cryptocurrency/listings/historical</w:t>
        </w:r>
      </w:hyperlink>
      <w:r w:rsidRPr="00003573">
        <w:t> - Historical listings</w:t>
      </w:r>
    </w:p>
    <w:p w14:paraId="47F61FC4" w14:textId="77777777" w:rsidR="00003573" w:rsidRPr="00003573" w:rsidRDefault="00003573" w:rsidP="00003573">
      <w:pPr>
        <w:numPr>
          <w:ilvl w:val="0"/>
          <w:numId w:val="57"/>
        </w:numPr>
      </w:pPr>
      <w:hyperlink r:id="rId194" w:anchor="operation/getV2CryptocurrencyQuotesLatest" w:history="1">
        <w:r w:rsidRPr="00003573">
          <w:rPr>
            <w:rStyle w:val="Hyperlink"/>
          </w:rPr>
          <w:t>/v2/cryptocurrency/quotes/latest</w:t>
        </w:r>
      </w:hyperlink>
      <w:r w:rsidRPr="00003573">
        <w:t> - Latest quotes</w:t>
      </w:r>
    </w:p>
    <w:p w14:paraId="482D8DA6" w14:textId="77777777" w:rsidR="00003573" w:rsidRPr="00003573" w:rsidRDefault="00003573" w:rsidP="00003573">
      <w:pPr>
        <w:numPr>
          <w:ilvl w:val="0"/>
          <w:numId w:val="57"/>
        </w:numPr>
      </w:pPr>
      <w:hyperlink r:id="rId195" w:anchor="operation/getV2CryptocurrencyQuotesHistorical" w:history="1">
        <w:r w:rsidRPr="00003573">
          <w:rPr>
            <w:rStyle w:val="Hyperlink"/>
          </w:rPr>
          <w:t>/v2/cryptocurrency/quotes/historical</w:t>
        </w:r>
      </w:hyperlink>
      <w:r w:rsidRPr="00003573">
        <w:t> - Historical quotes</w:t>
      </w:r>
    </w:p>
    <w:p w14:paraId="16A00547" w14:textId="77777777" w:rsidR="00003573" w:rsidRPr="00003573" w:rsidRDefault="00003573" w:rsidP="00003573">
      <w:pPr>
        <w:numPr>
          <w:ilvl w:val="0"/>
          <w:numId w:val="57"/>
        </w:numPr>
      </w:pPr>
      <w:hyperlink r:id="rId196" w:anchor="operation/getV2CryptocurrencyMarketpairsLatest" w:history="1">
        <w:r w:rsidRPr="00003573">
          <w:rPr>
            <w:rStyle w:val="Hyperlink"/>
          </w:rPr>
          <w:t>/v2/cryptocurrency/market-pairs/latest</w:t>
        </w:r>
      </w:hyperlink>
      <w:r w:rsidRPr="00003573">
        <w:t> - Latest market pairs</w:t>
      </w:r>
    </w:p>
    <w:p w14:paraId="13F744D2" w14:textId="77777777" w:rsidR="00003573" w:rsidRPr="00003573" w:rsidRDefault="00003573" w:rsidP="00003573">
      <w:pPr>
        <w:numPr>
          <w:ilvl w:val="0"/>
          <w:numId w:val="57"/>
        </w:numPr>
      </w:pPr>
      <w:hyperlink r:id="rId197" w:anchor="operation/getV2CryptocurrencyOhlcvLatest" w:history="1">
        <w:r w:rsidRPr="00003573">
          <w:rPr>
            <w:rStyle w:val="Hyperlink"/>
          </w:rPr>
          <w:t>/v2/cryptocurrency/ohlcv/latest</w:t>
        </w:r>
      </w:hyperlink>
      <w:r w:rsidRPr="00003573">
        <w:t> - Latest OHLCV</w:t>
      </w:r>
    </w:p>
    <w:p w14:paraId="1017DF78" w14:textId="77777777" w:rsidR="00003573" w:rsidRPr="00003573" w:rsidRDefault="00003573" w:rsidP="00003573">
      <w:pPr>
        <w:numPr>
          <w:ilvl w:val="0"/>
          <w:numId w:val="57"/>
        </w:numPr>
      </w:pPr>
      <w:hyperlink r:id="rId198" w:anchor="operation/getV2CryptocurrencyOhlcvHistorical" w:history="1">
        <w:r w:rsidRPr="00003573">
          <w:rPr>
            <w:rStyle w:val="Hyperlink"/>
          </w:rPr>
          <w:t>/v2/cryptocurrency/ohlcv/historical</w:t>
        </w:r>
      </w:hyperlink>
      <w:r w:rsidRPr="00003573">
        <w:t> - Historical OHLCV</w:t>
      </w:r>
    </w:p>
    <w:p w14:paraId="7EE4B464" w14:textId="77777777" w:rsidR="00003573" w:rsidRPr="00003573" w:rsidRDefault="00003573" w:rsidP="00003573">
      <w:pPr>
        <w:numPr>
          <w:ilvl w:val="0"/>
          <w:numId w:val="57"/>
        </w:numPr>
      </w:pPr>
      <w:hyperlink r:id="rId199" w:anchor="operation/getV2CryptocurrencyPriceperformancestatsLatest" w:history="1">
        <w:r w:rsidRPr="00003573">
          <w:rPr>
            <w:rStyle w:val="Hyperlink"/>
          </w:rPr>
          <w:t>/v2/cryptocurrency/price-performance-stats/latest</w:t>
        </w:r>
      </w:hyperlink>
      <w:r w:rsidRPr="00003573">
        <w:t> - Price performance Stats</w:t>
      </w:r>
    </w:p>
    <w:p w14:paraId="26E94A34" w14:textId="77777777" w:rsidR="00003573" w:rsidRPr="00003573" w:rsidRDefault="00003573" w:rsidP="00003573">
      <w:pPr>
        <w:numPr>
          <w:ilvl w:val="0"/>
          <w:numId w:val="57"/>
        </w:numPr>
      </w:pPr>
      <w:hyperlink r:id="rId200" w:anchor="operation/getV1CryptocurrencyCategories" w:history="1">
        <w:r w:rsidRPr="00003573">
          <w:rPr>
            <w:rStyle w:val="Hyperlink"/>
          </w:rPr>
          <w:t>/v1/cryptocurrency/categories</w:t>
        </w:r>
      </w:hyperlink>
      <w:r w:rsidRPr="00003573">
        <w:t> - Categories</w:t>
      </w:r>
    </w:p>
    <w:p w14:paraId="5ED079B1" w14:textId="77777777" w:rsidR="00003573" w:rsidRPr="00003573" w:rsidRDefault="00003573" w:rsidP="00003573">
      <w:pPr>
        <w:numPr>
          <w:ilvl w:val="0"/>
          <w:numId w:val="57"/>
        </w:numPr>
      </w:pPr>
      <w:hyperlink r:id="rId201" w:anchor="operation/getV1CryptocurrencyCategory" w:history="1">
        <w:r w:rsidRPr="00003573">
          <w:rPr>
            <w:rStyle w:val="Hyperlink"/>
          </w:rPr>
          <w:t>/v1/cryptocurrency/category</w:t>
        </w:r>
      </w:hyperlink>
      <w:r w:rsidRPr="00003573">
        <w:t> - Category</w:t>
      </w:r>
    </w:p>
    <w:p w14:paraId="7ED95C1B" w14:textId="77777777" w:rsidR="00003573" w:rsidRPr="00003573" w:rsidRDefault="00003573" w:rsidP="00003573">
      <w:pPr>
        <w:numPr>
          <w:ilvl w:val="0"/>
          <w:numId w:val="57"/>
        </w:numPr>
      </w:pPr>
      <w:hyperlink r:id="rId202" w:anchor="operation/getV1CryptocurrencyAirdrops" w:history="1">
        <w:r w:rsidRPr="00003573">
          <w:rPr>
            <w:rStyle w:val="Hyperlink"/>
          </w:rPr>
          <w:t>/v1/cryptocurrency/airdrops</w:t>
        </w:r>
      </w:hyperlink>
      <w:r w:rsidRPr="00003573">
        <w:t> - Airdrops</w:t>
      </w:r>
    </w:p>
    <w:p w14:paraId="73AF6BB8" w14:textId="77777777" w:rsidR="00003573" w:rsidRPr="00003573" w:rsidRDefault="00003573" w:rsidP="00003573">
      <w:pPr>
        <w:numPr>
          <w:ilvl w:val="0"/>
          <w:numId w:val="57"/>
        </w:numPr>
      </w:pPr>
      <w:hyperlink r:id="rId203" w:anchor="operation/getV1CryptocurrencyAirdrop" w:history="1">
        <w:r w:rsidRPr="00003573">
          <w:rPr>
            <w:rStyle w:val="Hyperlink"/>
          </w:rPr>
          <w:t>/v1/cryptocurrency/airdrop</w:t>
        </w:r>
      </w:hyperlink>
      <w:r w:rsidRPr="00003573">
        <w:t> - Airdrop</w:t>
      </w:r>
    </w:p>
    <w:p w14:paraId="2BC4720C" w14:textId="77777777" w:rsidR="00003573" w:rsidRPr="00003573" w:rsidRDefault="00003573" w:rsidP="00003573">
      <w:pPr>
        <w:numPr>
          <w:ilvl w:val="0"/>
          <w:numId w:val="57"/>
        </w:numPr>
      </w:pPr>
      <w:hyperlink r:id="rId204" w:anchor="operation/getV1CryptocurrencyTrendingLatest" w:history="1">
        <w:r w:rsidRPr="00003573">
          <w:rPr>
            <w:rStyle w:val="Hyperlink"/>
          </w:rPr>
          <w:t>/v1/cryptocurrency/trending/latest</w:t>
        </w:r>
      </w:hyperlink>
      <w:r w:rsidRPr="00003573">
        <w:t> - Trending Latest</w:t>
      </w:r>
    </w:p>
    <w:p w14:paraId="2A58081C" w14:textId="77777777" w:rsidR="00003573" w:rsidRPr="00003573" w:rsidRDefault="00003573" w:rsidP="00003573">
      <w:pPr>
        <w:numPr>
          <w:ilvl w:val="0"/>
          <w:numId w:val="57"/>
        </w:numPr>
      </w:pPr>
      <w:hyperlink r:id="rId205" w:anchor="operation/getV1CryptocurrencyTrendingMostvisited" w:history="1">
        <w:r w:rsidRPr="00003573">
          <w:rPr>
            <w:rStyle w:val="Hyperlink"/>
          </w:rPr>
          <w:t>/v1/cryptocurrency/trending/most-visited</w:t>
        </w:r>
      </w:hyperlink>
      <w:r w:rsidRPr="00003573">
        <w:t> - Trending Most Visited</w:t>
      </w:r>
    </w:p>
    <w:p w14:paraId="0E3BD42B" w14:textId="77777777" w:rsidR="00003573" w:rsidRPr="00003573" w:rsidRDefault="00003573" w:rsidP="00003573">
      <w:pPr>
        <w:numPr>
          <w:ilvl w:val="0"/>
          <w:numId w:val="57"/>
        </w:numPr>
      </w:pPr>
      <w:hyperlink r:id="rId206" w:anchor="operation/getV1CryptocurrencyTrendingGainerslosers" w:history="1">
        <w:r w:rsidRPr="00003573">
          <w:rPr>
            <w:rStyle w:val="Hyperlink"/>
          </w:rPr>
          <w:t>/v1/cryptocurrency/trending/gainers-losers</w:t>
        </w:r>
      </w:hyperlink>
      <w:r w:rsidRPr="00003573">
        <w:t> - Trending Gainers &amp; Losers</w:t>
      </w:r>
    </w:p>
    <w:p w14:paraId="28473FBA" w14:textId="77777777" w:rsidR="00003573" w:rsidRPr="00003573" w:rsidRDefault="00003573" w:rsidP="00003573">
      <w:r w:rsidRPr="00003573">
        <w:t>Airdrop</w:t>
      </w:r>
    </w:p>
    <w:p w14:paraId="50648EB2" w14:textId="77777777" w:rsidR="00003573" w:rsidRPr="00003573" w:rsidRDefault="00003573" w:rsidP="00003573">
      <w:r w:rsidRPr="00003573">
        <w:t>Returns information about a single airdrop available on CoinMarketCap. Includes the cryptocurrency metadata.</w:t>
      </w:r>
    </w:p>
    <w:p w14:paraId="3CC3317C" w14:textId="77777777" w:rsidR="00003573" w:rsidRPr="00003573" w:rsidRDefault="00003573" w:rsidP="00003573">
      <w:r w:rsidRPr="00003573">
        <w:rPr>
          <w:b/>
          <w:bCs/>
        </w:rPr>
        <w:t>This endpoint is available on the following </w:t>
      </w:r>
      <w:hyperlink r:id="rId207" w:tgtFrame="_blank" w:history="1">
        <w:r w:rsidRPr="00003573">
          <w:rPr>
            <w:rStyle w:val="Hyperlink"/>
            <w:b/>
            <w:bCs/>
          </w:rPr>
          <w:t>API plans</w:t>
        </w:r>
      </w:hyperlink>
      <w:r w:rsidRPr="00003573">
        <w:rPr>
          <w:b/>
          <w:bCs/>
        </w:rPr>
        <w:t>:</w:t>
      </w:r>
    </w:p>
    <w:p w14:paraId="274E2E53" w14:textId="77777777" w:rsidR="00003573" w:rsidRPr="00003573" w:rsidRDefault="00003573" w:rsidP="00003573">
      <w:pPr>
        <w:numPr>
          <w:ilvl w:val="0"/>
          <w:numId w:val="58"/>
        </w:numPr>
      </w:pPr>
      <w:r w:rsidRPr="00003573">
        <w:t>Hobbyist</w:t>
      </w:r>
    </w:p>
    <w:p w14:paraId="7D53FC8B" w14:textId="77777777" w:rsidR="00003573" w:rsidRPr="00003573" w:rsidRDefault="00003573" w:rsidP="00003573">
      <w:pPr>
        <w:numPr>
          <w:ilvl w:val="0"/>
          <w:numId w:val="58"/>
        </w:numPr>
      </w:pPr>
      <w:r w:rsidRPr="00003573">
        <w:t>Startup</w:t>
      </w:r>
    </w:p>
    <w:p w14:paraId="1A0C4AE6" w14:textId="77777777" w:rsidR="00003573" w:rsidRPr="00003573" w:rsidRDefault="00003573" w:rsidP="00003573">
      <w:pPr>
        <w:numPr>
          <w:ilvl w:val="0"/>
          <w:numId w:val="58"/>
        </w:numPr>
      </w:pPr>
      <w:r w:rsidRPr="00003573">
        <w:t>Standard</w:t>
      </w:r>
    </w:p>
    <w:p w14:paraId="64A20A55" w14:textId="77777777" w:rsidR="00003573" w:rsidRPr="00003573" w:rsidRDefault="00003573" w:rsidP="00003573">
      <w:pPr>
        <w:numPr>
          <w:ilvl w:val="0"/>
          <w:numId w:val="58"/>
        </w:numPr>
      </w:pPr>
      <w:r w:rsidRPr="00003573">
        <w:t>Professional</w:t>
      </w:r>
    </w:p>
    <w:p w14:paraId="3773423C" w14:textId="77777777" w:rsidR="00003573" w:rsidRPr="00003573" w:rsidRDefault="00003573" w:rsidP="00003573">
      <w:pPr>
        <w:numPr>
          <w:ilvl w:val="0"/>
          <w:numId w:val="58"/>
        </w:numPr>
      </w:pPr>
      <w:r w:rsidRPr="00003573">
        <w:t>Enterprise</w:t>
      </w:r>
    </w:p>
    <w:p w14:paraId="5BC0CC17" w14:textId="77777777" w:rsidR="00003573" w:rsidRPr="00003573" w:rsidRDefault="00003573" w:rsidP="00003573">
      <w:r w:rsidRPr="00003573">
        <w:rPr>
          <w:b/>
          <w:bCs/>
        </w:rPr>
        <w:t>Cache / Update frequency:</w:t>
      </w:r>
      <w:r w:rsidRPr="00003573">
        <w:t> Data is updated only as needed, every 30 seconds.</w:t>
      </w:r>
      <w:r w:rsidRPr="00003573">
        <w:br/>
      </w:r>
      <w:r w:rsidRPr="00003573">
        <w:rPr>
          <w:b/>
          <w:bCs/>
        </w:rPr>
        <w:t>Plan credit use:</w:t>
      </w:r>
      <w:r w:rsidRPr="00003573">
        <w:t> 1 API call credit per request no matter query size.</w:t>
      </w:r>
      <w:r w:rsidRPr="00003573">
        <w:br/>
      </w:r>
      <w:r w:rsidRPr="00003573">
        <w:rPr>
          <w:b/>
          <w:bCs/>
        </w:rPr>
        <w:t>CMC equivalent pages:</w:t>
      </w:r>
      <w:r w:rsidRPr="00003573">
        <w:t> Our free airdrops page </w:t>
      </w:r>
      <w:hyperlink r:id="rId208" w:history="1">
        <w:r w:rsidRPr="00003573">
          <w:rPr>
            <w:rStyle w:val="Hyperlink"/>
          </w:rPr>
          <w:t>coinmarketcap.com/airdrop/</w:t>
        </w:r>
      </w:hyperlink>
      <w:r w:rsidRPr="00003573">
        <w:t>.</w:t>
      </w:r>
    </w:p>
    <w:p w14:paraId="0E627576" w14:textId="77777777" w:rsidR="00003573" w:rsidRPr="00003573" w:rsidRDefault="00003573" w:rsidP="00003573">
      <w:pPr>
        <w:rPr>
          <w:b/>
          <w:bCs/>
        </w:rPr>
      </w:pPr>
      <w:r w:rsidRPr="00003573">
        <w:rPr>
          <w:b/>
          <w:bCs/>
        </w:rPr>
        <w:t>Parameters</w:t>
      </w:r>
    </w:p>
    <w:p w14:paraId="7240E0F1" w14:textId="77777777" w:rsidR="00003573" w:rsidRPr="00003573" w:rsidRDefault="00003573" w:rsidP="00003573">
      <w:r w:rsidRPr="00003573">
        <w:t>query Parameters ?</w:t>
      </w:r>
    </w:p>
    <w:p w14:paraId="3E027CC8" w14:textId="77777777" w:rsidR="00003573" w:rsidRPr="00003573" w:rsidRDefault="00003573" w:rsidP="00003573">
      <w:r w:rsidRPr="00003573">
        <w:t> id</w:t>
      </w:r>
    </w:p>
    <w:p w14:paraId="0079C89F" w14:textId="77777777" w:rsidR="00003573" w:rsidRPr="00003573" w:rsidRDefault="00003573" w:rsidP="00003573">
      <w:r w:rsidRPr="00003573">
        <w:t>string </w:t>
      </w:r>
      <w:r w:rsidRPr="00003573">
        <w:rPr>
          <w:b/>
          <w:bCs/>
        </w:rPr>
        <w:t>Required</w:t>
      </w:r>
    </w:p>
    <w:p w14:paraId="5B122592" w14:textId="77777777" w:rsidR="00003573" w:rsidRPr="00003573" w:rsidRDefault="00003573" w:rsidP="00003573">
      <w:r w:rsidRPr="00003573">
        <w:t>Airdrop Unique ID. This can be found using the Airdrops API.</w:t>
      </w:r>
    </w:p>
    <w:p w14:paraId="62383984" w14:textId="77777777" w:rsidR="00003573" w:rsidRPr="00003573" w:rsidRDefault="00003573" w:rsidP="00003573">
      <w:r w:rsidRPr="00003573">
        <w:t>Responses</w:t>
      </w:r>
    </w:p>
    <w:p w14:paraId="22035C57" w14:textId="77777777" w:rsidR="00003573" w:rsidRPr="00003573" w:rsidRDefault="00003573" w:rsidP="00003573">
      <w:r w:rsidRPr="00003573">
        <w:t>200 Successful</w:t>
      </w:r>
    </w:p>
    <w:p w14:paraId="75FA31D8"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6E5AF89A" w14:textId="77777777">
        <w:tc>
          <w:tcPr>
            <w:tcW w:w="0" w:type="auto"/>
            <w:noWrap/>
            <w:tcMar>
              <w:top w:w="150" w:type="dxa"/>
              <w:left w:w="0" w:type="dxa"/>
              <w:bottom w:w="150" w:type="dxa"/>
              <w:right w:w="0" w:type="dxa"/>
            </w:tcMar>
            <w:hideMark/>
          </w:tcPr>
          <w:p w14:paraId="1A572D2C"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1D6CB4A6" w14:textId="77777777" w:rsidR="00003573" w:rsidRPr="00003573" w:rsidRDefault="00003573" w:rsidP="00003573">
            <w:r w:rsidRPr="00003573">
              <w:t>Results of your query returned as an object map.</w:t>
            </w:r>
          </w:p>
        </w:tc>
      </w:tr>
      <w:tr w:rsidR="00003573" w:rsidRPr="00003573" w14:paraId="276E4DC7" w14:textId="77777777">
        <w:tc>
          <w:tcPr>
            <w:tcW w:w="0" w:type="auto"/>
            <w:gridSpan w:val="2"/>
            <w:tcMar>
              <w:top w:w="0" w:type="dxa"/>
              <w:left w:w="150" w:type="dxa"/>
              <w:bottom w:w="0" w:type="dxa"/>
              <w:right w:w="150" w:type="dxa"/>
            </w:tcMar>
            <w:vAlign w:val="center"/>
            <w:hideMark/>
          </w:tcPr>
          <w:p w14:paraId="330023E8" w14:textId="77777777" w:rsidR="00003573" w:rsidRPr="00003573" w:rsidRDefault="00003573" w:rsidP="00003573"/>
        </w:tc>
      </w:tr>
      <w:tr w:rsidR="00003573" w:rsidRPr="00003573" w14:paraId="272B6956" w14:textId="77777777">
        <w:tc>
          <w:tcPr>
            <w:tcW w:w="0" w:type="auto"/>
            <w:noWrap/>
            <w:tcMar>
              <w:top w:w="150" w:type="dxa"/>
              <w:left w:w="0" w:type="dxa"/>
              <w:bottom w:w="150" w:type="dxa"/>
              <w:right w:w="0" w:type="dxa"/>
            </w:tcMar>
            <w:hideMark/>
          </w:tcPr>
          <w:p w14:paraId="4DAAA49B"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2679BBEE" w14:textId="77777777" w:rsidR="00003573" w:rsidRPr="00003573" w:rsidRDefault="00003573" w:rsidP="00003573">
            <w:r w:rsidRPr="00003573">
              <w:t>Standardized status object for API calls.</w:t>
            </w:r>
          </w:p>
        </w:tc>
      </w:tr>
      <w:tr w:rsidR="00003573" w:rsidRPr="00003573" w14:paraId="67EFE9DF" w14:textId="77777777">
        <w:tc>
          <w:tcPr>
            <w:tcW w:w="0" w:type="auto"/>
            <w:gridSpan w:val="2"/>
            <w:tcBorders>
              <w:left w:val="nil"/>
            </w:tcBorders>
            <w:tcMar>
              <w:top w:w="0" w:type="dxa"/>
              <w:left w:w="150" w:type="dxa"/>
              <w:bottom w:w="0" w:type="dxa"/>
              <w:right w:w="150" w:type="dxa"/>
            </w:tcMar>
            <w:vAlign w:val="center"/>
            <w:hideMark/>
          </w:tcPr>
          <w:p w14:paraId="4774D3D8" w14:textId="77777777" w:rsidR="00003573" w:rsidRPr="00003573" w:rsidRDefault="00003573" w:rsidP="00003573"/>
        </w:tc>
      </w:tr>
    </w:tbl>
    <w:p w14:paraId="79EBF922" w14:textId="77777777" w:rsidR="00003573" w:rsidRPr="00003573" w:rsidRDefault="00003573" w:rsidP="00003573">
      <w:r w:rsidRPr="00003573">
        <w:t>400 Bad Request</w:t>
      </w:r>
    </w:p>
    <w:p w14:paraId="6CC1877B" w14:textId="77777777" w:rsidR="00003573" w:rsidRPr="00003573" w:rsidRDefault="00003573" w:rsidP="00003573">
      <w:r w:rsidRPr="00003573">
        <w:t>401 Unauthorized</w:t>
      </w:r>
    </w:p>
    <w:p w14:paraId="57777CE2" w14:textId="77777777" w:rsidR="00003573" w:rsidRPr="00003573" w:rsidRDefault="00003573" w:rsidP="00003573">
      <w:r w:rsidRPr="00003573">
        <w:t>403 Forbidden</w:t>
      </w:r>
    </w:p>
    <w:p w14:paraId="1DFEC60A" w14:textId="77777777" w:rsidR="00003573" w:rsidRPr="00003573" w:rsidRDefault="00003573" w:rsidP="00003573">
      <w:r w:rsidRPr="00003573">
        <w:t>429 Too Many Requests</w:t>
      </w:r>
    </w:p>
    <w:p w14:paraId="5200429A" w14:textId="77777777" w:rsidR="00003573" w:rsidRPr="00003573" w:rsidRDefault="00003573" w:rsidP="00003573">
      <w:r w:rsidRPr="00003573">
        <w:t>500 Internal Server Error</w:t>
      </w:r>
    </w:p>
    <w:p w14:paraId="6F07E708" w14:textId="77777777" w:rsidR="00003573" w:rsidRPr="00003573" w:rsidRDefault="00003573" w:rsidP="00003573">
      <w:pPr>
        <w:rPr>
          <w:b/>
          <w:bCs/>
        </w:rPr>
      </w:pPr>
      <w:r w:rsidRPr="00003573">
        <w:rPr>
          <w:b/>
          <w:bCs/>
        </w:rPr>
        <w:t>get</w:t>
      </w:r>
    </w:p>
    <w:p w14:paraId="1D371CFD" w14:textId="77777777" w:rsidR="00003573" w:rsidRPr="00003573" w:rsidRDefault="00003573" w:rsidP="00003573">
      <w:r w:rsidRPr="00003573">
        <w:t> /v1/cryptocurrency/airdrop</w:t>
      </w:r>
    </w:p>
    <w:p w14:paraId="665FCBC8" w14:textId="77777777" w:rsidR="00003573" w:rsidRPr="00003573" w:rsidRDefault="00003573" w:rsidP="00003573">
      <w:r w:rsidRPr="00003573">
        <w:t>Server URL</w:t>
      </w:r>
    </w:p>
    <w:p w14:paraId="0419A881" w14:textId="77777777" w:rsidR="00003573" w:rsidRPr="00003573" w:rsidRDefault="00003573" w:rsidP="00003573">
      <w:r w:rsidRPr="00003573">
        <w:t>https://pro-api.coinmarketcap.com/v1/cryptocurrency/airdrop</w:t>
      </w:r>
    </w:p>
    <w:p w14:paraId="6761FF1A" w14:textId="77777777" w:rsidR="00003573" w:rsidRPr="00003573" w:rsidRDefault="00003573" w:rsidP="00003573">
      <w:r w:rsidRPr="00003573">
        <w:br/>
        <w:t>Response samples</w:t>
      </w:r>
    </w:p>
    <w:p w14:paraId="35848906" w14:textId="77777777" w:rsidR="00003573" w:rsidRPr="00003573" w:rsidRDefault="00003573" w:rsidP="00003573">
      <w:pPr>
        <w:numPr>
          <w:ilvl w:val="0"/>
          <w:numId w:val="59"/>
        </w:numPr>
      </w:pPr>
      <w:r w:rsidRPr="00003573">
        <w:t>200 Successful</w:t>
      </w:r>
    </w:p>
    <w:p w14:paraId="38897955" w14:textId="77777777" w:rsidR="00003573" w:rsidRPr="00003573" w:rsidRDefault="00003573" w:rsidP="00003573">
      <w:pPr>
        <w:numPr>
          <w:ilvl w:val="0"/>
          <w:numId w:val="59"/>
        </w:numPr>
      </w:pPr>
      <w:r w:rsidRPr="00003573">
        <w:t>400 Bad Request</w:t>
      </w:r>
    </w:p>
    <w:p w14:paraId="0D0076AB" w14:textId="77777777" w:rsidR="00003573" w:rsidRPr="00003573" w:rsidRDefault="00003573" w:rsidP="00003573">
      <w:pPr>
        <w:numPr>
          <w:ilvl w:val="0"/>
          <w:numId w:val="59"/>
        </w:numPr>
      </w:pPr>
      <w:r w:rsidRPr="00003573">
        <w:t>401 Unauthorized</w:t>
      </w:r>
    </w:p>
    <w:p w14:paraId="65D527DB" w14:textId="77777777" w:rsidR="00003573" w:rsidRPr="00003573" w:rsidRDefault="00003573" w:rsidP="00003573">
      <w:pPr>
        <w:numPr>
          <w:ilvl w:val="0"/>
          <w:numId w:val="59"/>
        </w:numPr>
      </w:pPr>
      <w:r w:rsidRPr="00003573">
        <w:t>403 Forbidden</w:t>
      </w:r>
    </w:p>
    <w:p w14:paraId="3D66DD11" w14:textId="77777777" w:rsidR="00003573" w:rsidRPr="00003573" w:rsidRDefault="00003573" w:rsidP="00003573">
      <w:pPr>
        <w:numPr>
          <w:ilvl w:val="0"/>
          <w:numId w:val="59"/>
        </w:numPr>
      </w:pPr>
      <w:r w:rsidRPr="00003573">
        <w:t>429 Too Many Requests</w:t>
      </w:r>
    </w:p>
    <w:p w14:paraId="2E3BAD38" w14:textId="77777777" w:rsidR="00003573" w:rsidRPr="00003573" w:rsidRDefault="00003573" w:rsidP="00003573">
      <w:pPr>
        <w:numPr>
          <w:ilvl w:val="0"/>
          <w:numId w:val="59"/>
        </w:numPr>
      </w:pPr>
      <w:r w:rsidRPr="00003573">
        <w:t>500 Internal Server Error</w:t>
      </w:r>
    </w:p>
    <w:p w14:paraId="4271013B" w14:textId="77777777" w:rsidR="00003573" w:rsidRPr="00003573" w:rsidRDefault="00003573" w:rsidP="00003573">
      <w:r w:rsidRPr="00003573">
        <w:t>{</w:t>
      </w:r>
    </w:p>
    <w:p w14:paraId="0448FDA4" w14:textId="77777777" w:rsidR="00003573" w:rsidRPr="00003573" w:rsidRDefault="00003573" w:rsidP="00003573">
      <w:pPr>
        <w:numPr>
          <w:ilvl w:val="0"/>
          <w:numId w:val="60"/>
        </w:numPr>
      </w:pPr>
      <w:r w:rsidRPr="00003573">
        <w:t>"data": {</w:t>
      </w:r>
    </w:p>
    <w:p w14:paraId="7F3741CF" w14:textId="77777777" w:rsidR="00003573" w:rsidRPr="00003573" w:rsidRDefault="00003573" w:rsidP="00003573">
      <w:pPr>
        <w:numPr>
          <w:ilvl w:val="1"/>
          <w:numId w:val="60"/>
        </w:numPr>
      </w:pPr>
      <w:r w:rsidRPr="00003573">
        <w:t>"id": "60e59b99c8ca1d58514a2322",</w:t>
      </w:r>
    </w:p>
    <w:p w14:paraId="05E49C1D" w14:textId="77777777" w:rsidR="00003573" w:rsidRPr="00003573" w:rsidRDefault="00003573" w:rsidP="00003573">
      <w:pPr>
        <w:numPr>
          <w:ilvl w:val="1"/>
          <w:numId w:val="60"/>
        </w:numPr>
      </w:pPr>
      <w:r w:rsidRPr="00003573">
        <w:t>"project_name": "DeRace Airdrop",</w:t>
      </w:r>
    </w:p>
    <w:p w14:paraId="2E45A608" w14:textId="77777777" w:rsidR="00003573" w:rsidRPr="00003573" w:rsidRDefault="00003573" w:rsidP="00003573">
      <w:pPr>
        <w:numPr>
          <w:ilvl w:val="1"/>
          <w:numId w:val="60"/>
        </w:numPr>
      </w:pPr>
      <w:r w:rsidRPr="00003573">
        <w:t>"description": "For 7 days starting from August 15, 2021, CoinMarketCap will host an Airdrop event...",</w:t>
      </w:r>
    </w:p>
    <w:p w14:paraId="40FF3BCD" w14:textId="77777777" w:rsidR="00003573" w:rsidRPr="00003573" w:rsidRDefault="00003573" w:rsidP="00003573">
      <w:pPr>
        <w:numPr>
          <w:ilvl w:val="1"/>
          <w:numId w:val="60"/>
        </w:numPr>
      </w:pPr>
      <w:r w:rsidRPr="00003573">
        <w:t>"status": "UPCOMING",</w:t>
      </w:r>
    </w:p>
    <w:p w14:paraId="1AA5F879" w14:textId="77777777" w:rsidR="00003573" w:rsidRPr="00003573" w:rsidRDefault="00003573" w:rsidP="00003573">
      <w:pPr>
        <w:numPr>
          <w:ilvl w:val="1"/>
          <w:numId w:val="60"/>
        </w:numPr>
      </w:pPr>
      <w:r w:rsidRPr="00003573">
        <w:t>"coin": {</w:t>
      </w:r>
    </w:p>
    <w:p w14:paraId="6C39FAFE" w14:textId="77777777" w:rsidR="00003573" w:rsidRPr="00003573" w:rsidRDefault="00003573" w:rsidP="00003573">
      <w:pPr>
        <w:numPr>
          <w:ilvl w:val="2"/>
          <w:numId w:val="60"/>
        </w:numPr>
      </w:pPr>
      <w:r w:rsidRPr="00003573">
        <w:t>"id": 10744,</w:t>
      </w:r>
    </w:p>
    <w:p w14:paraId="075ED598" w14:textId="77777777" w:rsidR="00003573" w:rsidRPr="00003573" w:rsidRDefault="00003573" w:rsidP="00003573">
      <w:pPr>
        <w:numPr>
          <w:ilvl w:val="2"/>
          <w:numId w:val="60"/>
        </w:numPr>
      </w:pPr>
      <w:r w:rsidRPr="00003573">
        <w:t>"name": "DeRace",</w:t>
      </w:r>
    </w:p>
    <w:p w14:paraId="5C34CA4F" w14:textId="77777777" w:rsidR="00003573" w:rsidRPr="00003573" w:rsidRDefault="00003573" w:rsidP="00003573">
      <w:pPr>
        <w:numPr>
          <w:ilvl w:val="2"/>
          <w:numId w:val="60"/>
        </w:numPr>
      </w:pPr>
      <w:r w:rsidRPr="00003573">
        <w:t>"slug": "derace",</w:t>
      </w:r>
    </w:p>
    <w:p w14:paraId="70422B56" w14:textId="77777777" w:rsidR="00003573" w:rsidRPr="00003573" w:rsidRDefault="00003573" w:rsidP="00003573">
      <w:pPr>
        <w:numPr>
          <w:ilvl w:val="2"/>
          <w:numId w:val="60"/>
        </w:numPr>
      </w:pPr>
      <w:r w:rsidRPr="00003573">
        <w:t>"symbol": "DERC"</w:t>
      </w:r>
    </w:p>
    <w:p w14:paraId="35857F00" w14:textId="77777777" w:rsidR="00003573" w:rsidRPr="00003573" w:rsidRDefault="00003573" w:rsidP="00003573">
      <w:r w:rsidRPr="00003573">
        <w:t>},</w:t>
      </w:r>
    </w:p>
    <w:p w14:paraId="5D65E71C" w14:textId="77777777" w:rsidR="00003573" w:rsidRPr="00003573" w:rsidRDefault="00003573" w:rsidP="00003573">
      <w:pPr>
        <w:numPr>
          <w:ilvl w:val="1"/>
          <w:numId w:val="60"/>
        </w:numPr>
      </w:pPr>
      <w:r w:rsidRPr="00003573">
        <w:t>"start_date": "2021-06-01T22:11:00.000Z",</w:t>
      </w:r>
    </w:p>
    <w:p w14:paraId="295FFB49" w14:textId="77777777" w:rsidR="00003573" w:rsidRPr="00003573" w:rsidRDefault="00003573" w:rsidP="00003573">
      <w:pPr>
        <w:numPr>
          <w:ilvl w:val="1"/>
          <w:numId w:val="60"/>
        </w:numPr>
      </w:pPr>
      <w:r w:rsidRPr="00003573">
        <w:t>"end_date": "2021-07-01T22:11:00.000Z",</w:t>
      </w:r>
    </w:p>
    <w:p w14:paraId="6237D863" w14:textId="77777777" w:rsidR="00003573" w:rsidRPr="00003573" w:rsidRDefault="00003573" w:rsidP="00003573">
      <w:pPr>
        <w:numPr>
          <w:ilvl w:val="1"/>
          <w:numId w:val="60"/>
        </w:numPr>
      </w:pPr>
      <w:r w:rsidRPr="00003573">
        <w:t>"total_prize": 20000000000,</w:t>
      </w:r>
    </w:p>
    <w:p w14:paraId="13754900" w14:textId="77777777" w:rsidR="00003573" w:rsidRPr="00003573" w:rsidRDefault="00003573" w:rsidP="00003573">
      <w:pPr>
        <w:numPr>
          <w:ilvl w:val="1"/>
          <w:numId w:val="60"/>
        </w:numPr>
      </w:pPr>
      <w:r w:rsidRPr="00003573">
        <w:t>"winner_count": 1000,</w:t>
      </w:r>
    </w:p>
    <w:p w14:paraId="157E4238" w14:textId="77777777" w:rsidR="00003573" w:rsidRPr="00003573" w:rsidRDefault="00003573" w:rsidP="00003573">
      <w:pPr>
        <w:numPr>
          <w:ilvl w:val="1"/>
          <w:numId w:val="60"/>
        </w:numPr>
      </w:pPr>
      <w:r w:rsidRPr="00003573">
        <w:t>"link": "</w:t>
      </w:r>
      <w:hyperlink r:id="rId209" w:history="1">
        <w:r w:rsidRPr="00003573">
          <w:rPr>
            <w:rStyle w:val="Hyperlink"/>
          </w:rPr>
          <w:t>https://coinmarketcap.com/currencies/derace/airdrop/</w:t>
        </w:r>
      </w:hyperlink>
      <w:r w:rsidRPr="00003573">
        <w:t>"</w:t>
      </w:r>
    </w:p>
    <w:p w14:paraId="27BF212E" w14:textId="77777777" w:rsidR="00003573" w:rsidRPr="00003573" w:rsidRDefault="00003573" w:rsidP="00003573">
      <w:r w:rsidRPr="00003573">
        <w:t>},</w:t>
      </w:r>
    </w:p>
    <w:p w14:paraId="6A68BC72" w14:textId="77777777" w:rsidR="00003573" w:rsidRPr="00003573" w:rsidRDefault="00003573" w:rsidP="00003573">
      <w:pPr>
        <w:numPr>
          <w:ilvl w:val="0"/>
          <w:numId w:val="60"/>
        </w:numPr>
      </w:pPr>
      <w:r w:rsidRPr="00003573">
        <w:t>"status": {</w:t>
      </w:r>
    </w:p>
    <w:p w14:paraId="4F126058" w14:textId="77777777" w:rsidR="00003573" w:rsidRPr="00003573" w:rsidRDefault="00003573" w:rsidP="00003573">
      <w:pPr>
        <w:numPr>
          <w:ilvl w:val="1"/>
          <w:numId w:val="60"/>
        </w:numPr>
      </w:pPr>
      <w:r w:rsidRPr="00003573">
        <w:t>"timestamp": "2025-11-15T22:40:28.212Z",</w:t>
      </w:r>
    </w:p>
    <w:p w14:paraId="0F06DE46" w14:textId="77777777" w:rsidR="00003573" w:rsidRPr="00003573" w:rsidRDefault="00003573" w:rsidP="00003573">
      <w:pPr>
        <w:numPr>
          <w:ilvl w:val="1"/>
          <w:numId w:val="60"/>
        </w:numPr>
      </w:pPr>
      <w:r w:rsidRPr="00003573">
        <w:t>"error_code": 0,</w:t>
      </w:r>
    </w:p>
    <w:p w14:paraId="1589CFCA" w14:textId="77777777" w:rsidR="00003573" w:rsidRPr="00003573" w:rsidRDefault="00003573" w:rsidP="00003573">
      <w:pPr>
        <w:numPr>
          <w:ilvl w:val="1"/>
          <w:numId w:val="60"/>
        </w:numPr>
      </w:pPr>
      <w:r w:rsidRPr="00003573">
        <w:t>"error_message": "",</w:t>
      </w:r>
    </w:p>
    <w:p w14:paraId="62F5403D" w14:textId="77777777" w:rsidR="00003573" w:rsidRPr="00003573" w:rsidRDefault="00003573" w:rsidP="00003573">
      <w:pPr>
        <w:numPr>
          <w:ilvl w:val="1"/>
          <w:numId w:val="60"/>
        </w:numPr>
      </w:pPr>
      <w:r w:rsidRPr="00003573">
        <w:t>"elapsed": 10,</w:t>
      </w:r>
    </w:p>
    <w:p w14:paraId="75AE456A" w14:textId="77777777" w:rsidR="00003573" w:rsidRPr="00003573" w:rsidRDefault="00003573" w:rsidP="00003573">
      <w:pPr>
        <w:numPr>
          <w:ilvl w:val="1"/>
          <w:numId w:val="60"/>
        </w:numPr>
      </w:pPr>
      <w:r w:rsidRPr="00003573">
        <w:t>"credit_count": 1,</w:t>
      </w:r>
    </w:p>
    <w:p w14:paraId="39A9EADF" w14:textId="77777777" w:rsidR="00003573" w:rsidRPr="00003573" w:rsidRDefault="00003573" w:rsidP="00003573">
      <w:pPr>
        <w:numPr>
          <w:ilvl w:val="1"/>
          <w:numId w:val="60"/>
        </w:numPr>
      </w:pPr>
      <w:r w:rsidRPr="00003573">
        <w:t>"notice": ""</w:t>
      </w:r>
    </w:p>
    <w:p w14:paraId="46A42E20" w14:textId="77777777" w:rsidR="00003573" w:rsidRPr="00003573" w:rsidRDefault="00003573" w:rsidP="00003573">
      <w:r w:rsidRPr="00003573">
        <w:t>}</w:t>
      </w:r>
    </w:p>
    <w:p w14:paraId="238A558C" w14:textId="77777777" w:rsidR="00003573" w:rsidRPr="00003573" w:rsidRDefault="00003573" w:rsidP="00003573">
      <w:r w:rsidRPr="00003573">
        <w:t>}</w:t>
      </w:r>
    </w:p>
    <w:p w14:paraId="0D00A01F" w14:textId="77777777" w:rsidR="00003573" w:rsidRPr="00003573" w:rsidRDefault="00003573" w:rsidP="00003573">
      <w:r w:rsidRPr="00003573">
        <w:t>Airdrops</w:t>
      </w:r>
    </w:p>
    <w:p w14:paraId="6C0B8AF1" w14:textId="77777777" w:rsidR="00003573" w:rsidRPr="00003573" w:rsidRDefault="00003573" w:rsidP="00003573">
      <w:r w:rsidRPr="00003573">
        <w:t>Returns a list of past, present, or future airdrops which have run on CoinMarketCap.</w:t>
      </w:r>
    </w:p>
    <w:p w14:paraId="11DE3CE9" w14:textId="77777777" w:rsidR="00003573" w:rsidRPr="00003573" w:rsidRDefault="00003573" w:rsidP="00003573">
      <w:r w:rsidRPr="00003573">
        <w:rPr>
          <w:b/>
          <w:bCs/>
        </w:rPr>
        <w:t>This endpoint is available on the following </w:t>
      </w:r>
      <w:hyperlink r:id="rId210" w:tgtFrame="_blank" w:history="1">
        <w:r w:rsidRPr="00003573">
          <w:rPr>
            <w:rStyle w:val="Hyperlink"/>
            <w:b/>
            <w:bCs/>
          </w:rPr>
          <w:t>API plans</w:t>
        </w:r>
      </w:hyperlink>
      <w:r w:rsidRPr="00003573">
        <w:rPr>
          <w:b/>
          <w:bCs/>
        </w:rPr>
        <w:t>:</w:t>
      </w:r>
    </w:p>
    <w:p w14:paraId="15D365C7" w14:textId="77777777" w:rsidR="00003573" w:rsidRPr="00003573" w:rsidRDefault="00003573" w:rsidP="00003573">
      <w:pPr>
        <w:numPr>
          <w:ilvl w:val="0"/>
          <w:numId w:val="61"/>
        </w:numPr>
      </w:pPr>
      <w:r w:rsidRPr="00003573">
        <w:t>Hobbyist</w:t>
      </w:r>
    </w:p>
    <w:p w14:paraId="69F4406F" w14:textId="77777777" w:rsidR="00003573" w:rsidRPr="00003573" w:rsidRDefault="00003573" w:rsidP="00003573">
      <w:pPr>
        <w:numPr>
          <w:ilvl w:val="0"/>
          <w:numId w:val="61"/>
        </w:numPr>
      </w:pPr>
      <w:r w:rsidRPr="00003573">
        <w:t>Startup</w:t>
      </w:r>
    </w:p>
    <w:p w14:paraId="5A58C48E" w14:textId="77777777" w:rsidR="00003573" w:rsidRPr="00003573" w:rsidRDefault="00003573" w:rsidP="00003573">
      <w:pPr>
        <w:numPr>
          <w:ilvl w:val="0"/>
          <w:numId w:val="61"/>
        </w:numPr>
      </w:pPr>
      <w:r w:rsidRPr="00003573">
        <w:t>Standard</w:t>
      </w:r>
    </w:p>
    <w:p w14:paraId="1A795A73" w14:textId="77777777" w:rsidR="00003573" w:rsidRPr="00003573" w:rsidRDefault="00003573" w:rsidP="00003573">
      <w:pPr>
        <w:numPr>
          <w:ilvl w:val="0"/>
          <w:numId w:val="61"/>
        </w:numPr>
      </w:pPr>
      <w:r w:rsidRPr="00003573">
        <w:t>Professional</w:t>
      </w:r>
    </w:p>
    <w:p w14:paraId="3C8F9F9B" w14:textId="77777777" w:rsidR="00003573" w:rsidRPr="00003573" w:rsidRDefault="00003573" w:rsidP="00003573">
      <w:pPr>
        <w:numPr>
          <w:ilvl w:val="0"/>
          <w:numId w:val="61"/>
        </w:numPr>
      </w:pPr>
      <w:r w:rsidRPr="00003573">
        <w:t>Enterprise</w:t>
      </w:r>
    </w:p>
    <w:p w14:paraId="6CEACF21" w14:textId="77777777" w:rsidR="00003573" w:rsidRPr="00003573" w:rsidRDefault="00003573" w:rsidP="00003573">
      <w:r w:rsidRPr="00003573">
        <w:rPr>
          <w:b/>
          <w:bCs/>
        </w:rPr>
        <w:t>Cache / Update frequency:</w:t>
      </w:r>
      <w:r w:rsidRPr="00003573">
        <w:t> Data is updated only as needed, every 30 seconds.</w:t>
      </w:r>
      <w:r w:rsidRPr="00003573">
        <w:br/>
      </w:r>
      <w:r w:rsidRPr="00003573">
        <w:rPr>
          <w:b/>
          <w:bCs/>
        </w:rPr>
        <w:t>Plan credit use:</w:t>
      </w:r>
      <w:r w:rsidRPr="00003573">
        <w:t> 1 API call credit per request no matter query size.</w:t>
      </w:r>
      <w:r w:rsidRPr="00003573">
        <w:br/>
      </w:r>
      <w:r w:rsidRPr="00003573">
        <w:rPr>
          <w:b/>
          <w:bCs/>
        </w:rPr>
        <w:t>CMC equivalent pages:</w:t>
      </w:r>
      <w:r w:rsidRPr="00003573">
        <w:t> Our free airdrops page </w:t>
      </w:r>
      <w:hyperlink r:id="rId211" w:history="1">
        <w:r w:rsidRPr="00003573">
          <w:rPr>
            <w:rStyle w:val="Hyperlink"/>
          </w:rPr>
          <w:t>coinmarketcap.com/airdrop/</w:t>
        </w:r>
      </w:hyperlink>
      <w:r w:rsidRPr="00003573">
        <w:t>.</w:t>
      </w:r>
    </w:p>
    <w:p w14:paraId="07190C51" w14:textId="77777777" w:rsidR="00003573" w:rsidRPr="00003573" w:rsidRDefault="00003573" w:rsidP="00003573">
      <w:pPr>
        <w:rPr>
          <w:b/>
          <w:bCs/>
        </w:rPr>
      </w:pPr>
      <w:r w:rsidRPr="00003573">
        <w:rPr>
          <w:b/>
          <w:bCs/>
        </w:rPr>
        <w:t>Parameters</w:t>
      </w:r>
    </w:p>
    <w:p w14:paraId="66FA457B" w14:textId="77777777" w:rsidR="00003573" w:rsidRPr="00003573" w:rsidRDefault="00003573" w:rsidP="00003573">
      <w:r w:rsidRPr="00003573">
        <w:t>query Parameters ?</w:t>
      </w:r>
    </w:p>
    <w:p w14:paraId="2A487985" w14:textId="77777777" w:rsidR="00003573" w:rsidRPr="00003573" w:rsidRDefault="00003573" w:rsidP="00003573">
      <w:r w:rsidRPr="00003573">
        <w:t> start</w:t>
      </w:r>
    </w:p>
    <w:p w14:paraId="396AA421" w14:textId="77777777" w:rsidR="00003573" w:rsidRPr="00003573" w:rsidRDefault="00003573" w:rsidP="00003573">
      <w:r w:rsidRPr="00003573">
        <w:t>integer &gt;= 1</w:t>
      </w:r>
    </w:p>
    <w:p w14:paraId="4B276466" w14:textId="77777777" w:rsidR="00003573" w:rsidRPr="00003573" w:rsidRDefault="00003573" w:rsidP="00003573">
      <w:r w:rsidRPr="00003573">
        <w:t>1</w:t>
      </w:r>
    </w:p>
    <w:p w14:paraId="414371CD" w14:textId="77777777" w:rsidR="00003573" w:rsidRPr="00003573" w:rsidRDefault="00003573" w:rsidP="00003573">
      <w:r w:rsidRPr="00003573">
        <w:t>Optionally offset the start (1-based index) of the paginated list of items to return.</w:t>
      </w:r>
    </w:p>
    <w:p w14:paraId="537189A8" w14:textId="77777777" w:rsidR="00003573" w:rsidRPr="00003573" w:rsidRDefault="00003573" w:rsidP="00003573">
      <w:r w:rsidRPr="00003573">
        <w:t> limit</w:t>
      </w:r>
    </w:p>
    <w:p w14:paraId="45BAD71C" w14:textId="77777777" w:rsidR="00003573" w:rsidRPr="00003573" w:rsidRDefault="00003573" w:rsidP="00003573">
      <w:r w:rsidRPr="00003573">
        <w:t>integer [ 1 .. 5000 ]</w:t>
      </w:r>
    </w:p>
    <w:p w14:paraId="2BDB2849" w14:textId="77777777" w:rsidR="00003573" w:rsidRPr="00003573" w:rsidRDefault="00003573" w:rsidP="00003573">
      <w:r w:rsidRPr="00003573">
        <w:t>100</w:t>
      </w:r>
    </w:p>
    <w:p w14:paraId="11A54D91" w14:textId="77777777" w:rsidR="00003573" w:rsidRPr="00003573" w:rsidRDefault="00003573" w:rsidP="00003573">
      <w:r w:rsidRPr="00003573">
        <w:t>Optionally specify the number of results to return. Use this parameter and the "start" parameter to determine your own pagination size.</w:t>
      </w:r>
    </w:p>
    <w:p w14:paraId="0D9D6D60" w14:textId="77777777" w:rsidR="00003573" w:rsidRPr="00003573" w:rsidRDefault="00003573" w:rsidP="00003573">
      <w:r w:rsidRPr="00003573">
        <w:t> status</w:t>
      </w:r>
    </w:p>
    <w:p w14:paraId="6B79AA1A" w14:textId="77777777" w:rsidR="00003573" w:rsidRPr="00003573" w:rsidRDefault="00003573" w:rsidP="00003573">
      <w:r w:rsidRPr="00003573">
        <w:t>string</w:t>
      </w:r>
    </w:p>
    <w:p w14:paraId="357FAA6C" w14:textId="77777777" w:rsidR="00003573" w:rsidRPr="00003573" w:rsidRDefault="00003573" w:rsidP="00003573">
      <w:r w:rsidRPr="00003573">
        <w:t>"ONGOING"</w:t>
      </w:r>
    </w:p>
    <w:p w14:paraId="7DB9B830" w14:textId="77777777" w:rsidR="00003573" w:rsidRPr="00003573" w:rsidRDefault="00003573" w:rsidP="00003573">
      <w:r w:rsidRPr="00003573">
        <w:t>"ENDED""ONGOING""UPCOMING"</w:t>
      </w:r>
    </w:p>
    <w:p w14:paraId="58DC0A2A" w14:textId="77777777" w:rsidR="00003573" w:rsidRPr="00003573" w:rsidRDefault="00003573" w:rsidP="00003573">
      <w:r w:rsidRPr="00003573">
        <w:t>What status of airdrops.</w:t>
      </w:r>
    </w:p>
    <w:p w14:paraId="0C7EC97F" w14:textId="77777777" w:rsidR="00003573" w:rsidRPr="00003573" w:rsidRDefault="00003573" w:rsidP="00003573">
      <w:r w:rsidRPr="00003573">
        <w:t> id</w:t>
      </w:r>
    </w:p>
    <w:p w14:paraId="7704D79D" w14:textId="77777777" w:rsidR="00003573" w:rsidRPr="00003573" w:rsidRDefault="00003573" w:rsidP="00003573">
      <w:r w:rsidRPr="00003573">
        <w:t>string</w:t>
      </w:r>
    </w:p>
    <w:p w14:paraId="0FD09102" w14:textId="77777777" w:rsidR="00003573" w:rsidRPr="00003573" w:rsidRDefault="00003573" w:rsidP="00003573">
      <w:r w:rsidRPr="00003573">
        <w:t>Filtered airdrops by one cryptocurrency CoinMarketCap IDs. Example: 1</w:t>
      </w:r>
    </w:p>
    <w:p w14:paraId="4F57ADA7" w14:textId="77777777" w:rsidR="00003573" w:rsidRPr="00003573" w:rsidRDefault="00003573" w:rsidP="00003573">
      <w:r w:rsidRPr="00003573">
        <w:t> slug</w:t>
      </w:r>
    </w:p>
    <w:p w14:paraId="71ADB4C9" w14:textId="77777777" w:rsidR="00003573" w:rsidRPr="00003573" w:rsidRDefault="00003573" w:rsidP="00003573">
      <w:r w:rsidRPr="00003573">
        <w:t>string</w:t>
      </w:r>
    </w:p>
    <w:p w14:paraId="2FFD6A0C" w14:textId="77777777" w:rsidR="00003573" w:rsidRPr="00003573" w:rsidRDefault="00003573" w:rsidP="00003573">
      <w:r w:rsidRPr="00003573">
        <w:t>Alternatively filter airdrops by a cryptocurrency slug. Example: "bitcoin"</w:t>
      </w:r>
    </w:p>
    <w:p w14:paraId="27DA1EE9" w14:textId="77777777" w:rsidR="00003573" w:rsidRPr="00003573" w:rsidRDefault="00003573" w:rsidP="00003573">
      <w:r w:rsidRPr="00003573">
        <w:t> symbol</w:t>
      </w:r>
    </w:p>
    <w:p w14:paraId="75E08E3C" w14:textId="77777777" w:rsidR="00003573" w:rsidRPr="00003573" w:rsidRDefault="00003573" w:rsidP="00003573">
      <w:r w:rsidRPr="00003573">
        <w:t>string</w:t>
      </w:r>
    </w:p>
    <w:p w14:paraId="42BD797A" w14:textId="77777777" w:rsidR="00003573" w:rsidRPr="00003573" w:rsidRDefault="00003573" w:rsidP="00003573">
      <w:r w:rsidRPr="00003573">
        <w:t>Alternatively filter airdrops one cryptocurrency symbol. Example: "BTC".</w:t>
      </w:r>
    </w:p>
    <w:p w14:paraId="79EA0386" w14:textId="77777777" w:rsidR="00003573" w:rsidRPr="00003573" w:rsidRDefault="00003573" w:rsidP="00003573">
      <w:r w:rsidRPr="00003573">
        <w:t>Responses</w:t>
      </w:r>
    </w:p>
    <w:p w14:paraId="21963374" w14:textId="77777777" w:rsidR="00003573" w:rsidRPr="00003573" w:rsidRDefault="00003573" w:rsidP="00003573">
      <w:r w:rsidRPr="00003573">
        <w:t>200 Successful</w:t>
      </w:r>
    </w:p>
    <w:p w14:paraId="1A40A1B7"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324B087A" w14:textId="77777777">
        <w:tc>
          <w:tcPr>
            <w:tcW w:w="0" w:type="auto"/>
            <w:noWrap/>
            <w:tcMar>
              <w:top w:w="150" w:type="dxa"/>
              <w:left w:w="0" w:type="dxa"/>
              <w:bottom w:w="150" w:type="dxa"/>
              <w:right w:w="0" w:type="dxa"/>
            </w:tcMar>
            <w:hideMark/>
          </w:tcPr>
          <w:p w14:paraId="3C88A247"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60C64B7E" w14:textId="77777777" w:rsidR="00003573" w:rsidRPr="00003573" w:rsidRDefault="00003573" w:rsidP="00003573">
            <w:r w:rsidRPr="00003573">
              <w:t>Array of airdrop object results.</w:t>
            </w:r>
          </w:p>
        </w:tc>
      </w:tr>
      <w:tr w:rsidR="00003573" w:rsidRPr="00003573" w14:paraId="6ABEC0EA" w14:textId="77777777">
        <w:tc>
          <w:tcPr>
            <w:tcW w:w="0" w:type="auto"/>
            <w:gridSpan w:val="2"/>
            <w:tcMar>
              <w:top w:w="0" w:type="dxa"/>
              <w:left w:w="150" w:type="dxa"/>
              <w:bottom w:w="0" w:type="dxa"/>
              <w:right w:w="150" w:type="dxa"/>
            </w:tcMar>
            <w:vAlign w:val="center"/>
            <w:hideMark/>
          </w:tcPr>
          <w:p w14:paraId="0390F2C9" w14:textId="77777777" w:rsidR="00003573" w:rsidRPr="00003573" w:rsidRDefault="00003573" w:rsidP="00003573"/>
        </w:tc>
      </w:tr>
      <w:tr w:rsidR="00003573" w:rsidRPr="00003573" w14:paraId="026D9E0C" w14:textId="77777777">
        <w:tc>
          <w:tcPr>
            <w:tcW w:w="0" w:type="auto"/>
            <w:noWrap/>
            <w:tcMar>
              <w:top w:w="150" w:type="dxa"/>
              <w:left w:w="0" w:type="dxa"/>
              <w:bottom w:w="150" w:type="dxa"/>
              <w:right w:w="0" w:type="dxa"/>
            </w:tcMar>
            <w:hideMark/>
          </w:tcPr>
          <w:p w14:paraId="32FBBE2E"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7EBBB722" w14:textId="77777777" w:rsidR="00003573" w:rsidRPr="00003573" w:rsidRDefault="00003573" w:rsidP="00003573">
            <w:r w:rsidRPr="00003573">
              <w:t>Standardized status object for API calls.</w:t>
            </w:r>
          </w:p>
        </w:tc>
      </w:tr>
      <w:tr w:rsidR="00003573" w:rsidRPr="00003573" w14:paraId="4F4405EE" w14:textId="77777777">
        <w:tc>
          <w:tcPr>
            <w:tcW w:w="0" w:type="auto"/>
            <w:gridSpan w:val="2"/>
            <w:tcBorders>
              <w:left w:val="nil"/>
            </w:tcBorders>
            <w:tcMar>
              <w:top w:w="0" w:type="dxa"/>
              <w:left w:w="150" w:type="dxa"/>
              <w:bottom w:w="0" w:type="dxa"/>
              <w:right w:w="150" w:type="dxa"/>
            </w:tcMar>
            <w:vAlign w:val="center"/>
            <w:hideMark/>
          </w:tcPr>
          <w:p w14:paraId="4254EE3A" w14:textId="77777777" w:rsidR="00003573" w:rsidRPr="00003573" w:rsidRDefault="00003573" w:rsidP="00003573"/>
        </w:tc>
      </w:tr>
    </w:tbl>
    <w:p w14:paraId="7FA46AA7" w14:textId="77777777" w:rsidR="00003573" w:rsidRPr="00003573" w:rsidRDefault="00003573" w:rsidP="00003573">
      <w:r w:rsidRPr="00003573">
        <w:t>400 Bad Request</w:t>
      </w:r>
    </w:p>
    <w:p w14:paraId="619C77C9" w14:textId="77777777" w:rsidR="00003573" w:rsidRPr="00003573" w:rsidRDefault="00003573" w:rsidP="00003573">
      <w:r w:rsidRPr="00003573">
        <w:t>401 Unauthorized</w:t>
      </w:r>
    </w:p>
    <w:p w14:paraId="4AAC423F" w14:textId="77777777" w:rsidR="00003573" w:rsidRPr="00003573" w:rsidRDefault="00003573" w:rsidP="00003573">
      <w:r w:rsidRPr="00003573">
        <w:t>403 Forbidden</w:t>
      </w:r>
    </w:p>
    <w:p w14:paraId="4D7637C3" w14:textId="77777777" w:rsidR="00003573" w:rsidRPr="00003573" w:rsidRDefault="00003573" w:rsidP="00003573">
      <w:r w:rsidRPr="00003573">
        <w:t>429 Too Many Requests</w:t>
      </w:r>
    </w:p>
    <w:p w14:paraId="4B461B9D" w14:textId="77777777" w:rsidR="00003573" w:rsidRPr="00003573" w:rsidRDefault="00003573" w:rsidP="00003573">
      <w:r w:rsidRPr="00003573">
        <w:t>500 Internal Server Error</w:t>
      </w:r>
    </w:p>
    <w:p w14:paraId="5B9E45D4" w14:textId="77777777" w:rsidR="00003573" w:rsidRPr="00003573" w:rsidRDefault="00003573" w:rsidP="00003573">
      <w:pPr>
        <w:rPr>
          <w:b/>
          <w:bCs/>
        </w:rPr>
      </w:pPr>
      <w:r w:rsidRPr="00003573">
        <w:rPr>
          <w:b/>
          <w:bCs/>
        </w:rPr>
        <w:t>get</w:t>
      </w:r>
    </w:p>
    <w:p w14:paraId="61E9B027" w14:textId="77777777" w:rsidR="00003573" w:rsidRPr="00003573" w:rsidRDefault="00003573" w:rsidP="00003573">
      <w:r w:rsidRPr="00003573">
        <w:t> /v1/cryptocurrency/airdrops</w:t>
      </w:r>
    </w:p>
    <w:p w14:paraId="5D17B5B6" w14:textId="77777777" w:rsidR="00003573" w:rsidRPr="00003573" w:rsidRDefault="00003573" w:rsidP="00003573">
      <w:r w:rsidRPr="00003573">
        <w:t>Server URL</w:t>
      </w:r>
    </w:p>
    <w:p w14:paraId="71A2F662" w14:textId="77777777" w:rsidR="00003573" w:rsidRPr="00003573" w:rsidRDefault="00003573" w:rsidP="00003573">
      <w:r w:rsidRPr="00003573">
        <w:t>https://pro-api.coinmarketcap.com/v1/cryptocurrency/airdrops</w:t>
      </w:r>
    </w:p>
    <w:p w14:paraId="13D303B1" w14:textId="77777777" w:rsidR="00003573" w:rsidRPr="00003573" w:rsidRDefault="00003573" w:rsidP="00003573">
      <w:r w:rsidRPr="00003573">
        <w:br/>
        <w:t>Response samples</w:t>
      </w:r>
    </w:p>
    <w:p w14:paraId="21415AF8" w14:textId="77777777" w:rsidR="00003573" w:rsidRPr="00003573" w:rsidRDefault="00003573" w:rsidP="00003573">
      <w:pPr>
        <w:numPr>
          <w:ilvl w:val="0"/>
          <w:numId w:val="62"/>
        </w:numPr>
      </w:pPr>
      <w:r w:rsidRPr="00003573">
        <w:t>200 Successful</w:t>
      </w:r>
    </w:p>
    <w:p w14:paraId="634BA260" w14:textId="77777777" w:rsidR="00003573" w:rsidRPr="00003573" w:rsidRDefault="00003573" w:rsidP="00003573">
      <w:pPr>
        <w:numPr>
          <w:ilvl w:val="0"/>
          <w:numId w:val="62"/>
        </w:numPr>
      </w:pPr>
      <w:r w:rsidRPr="00003573">
        <w:t>400 Bad Request</w:t>
      </w:r>
    </w:p>
    <w:p w14:paraId="67A1253F" w14:textId="77777777" w:rsidR="00003573" w:rsidRPr="00003573" w:rsidRDefault="00003573" w:rsidP="00003573">
      <w:pPr>
        <w:numPr>
          <w:ilvl w:val="0"/>
          <w:numId w:val="62"/>
        </w:numPr>
      </w:pPr>
      <w:r w:rsidRPr="00003573">
        <w:t>401 Unauthorized</w:t>
      </w:r>
    </w:p>
    <w:p w14:paraId="2C1EE311" w14:textId="77777777" w:rsidR="00003573" w:rsidRPr="00003573" w:rsidRDefault="00003573" w:rsidP="00003573">
      <w:pPr>
        <w:numPr>
          <w:ilvl w:val="0"/>
          <w:numId w:val="62"/>
        </w:numPr>
      </w:pPr>
      <w:r w:rsidRPr="00003573">
        <w:t>403 Forbidden</w:t>
      </w:r>
    </w:p>
    <w:p w14:paraId="37F9BC59" w14:textId="77777777" w:rsidR="00003573" w:rsidRPr="00003573" w:rsidRDefault="00003573" w:rsidP="00003573">
      <w:pPr>
        <w:numPr>
          <w:ilvl w:val="0"/>
          <w:numId w:val="62"/>
        </w:numPr>
      </w:pPr>
      <w:r w:rsidRPr="00003573">
        <w:t>429 Too Many Requests</w:t>
      </w:r>
    </w:p>
    <w:p w14:paraId="02BB6C84" w14:textId="77777777" w:rsidR="00003573" w:rsidRPr="00003573" w:rsidRDefault="00003573" w:rsidP="00003573">
      <w:pPr>
        <w:numPr>
          <w:ilvl w:val="0"/>
          <w:numId w:val="62"/>
        </w:numPr>
      </w:pPr>
      <w:r w:rsidRPr="00003573">
        <w:t>500 Internal Server Error</w:t>
      </w:r>
    </w:p>
    <w:p w14:paraId="6B3EB0AF" w14:textId="77777777" w:rsidR="00003573" w:rsidRPr="00003573" w:rsidRDefault="00003573" w:rsidP="00003573">
      <w:r w:rsidRPr="00003573">
        <w:t>{</w:t>
      </w:r>
    </w:p>
    <w:p w14:paraId="5F0D1446" w14:textId="77777777" w:rsidR="00003573" w:rsidRPr="00003573" w:rsidRDefault="00003573" w:rsidP="00003573">
      <w:pPr>
        <w:numPr>
          <w:ilvl w:val="0"/>
          <w:numId w:val="63"/>
        </w:numPr>
      </w:pPr>
      <w:r w:rsidRPr="00003573">
        <w:t>"data": [</w:t>
      </w:r>
    </w:p>
    <w:p w14:paraId="13CFA52A" w14:textId="77777777" w:rsidR="00003573" w:rsidRPr="00003573" w:rsidRDefault="00003573" w:rsidP="00003573">
      <w:pPr>
        <w:numPr>
          <w:ilvl w:val="1"/>
          <w:numId w:val="63"/>
        </w:numPr>
      </w:pPr>
      <w:r w:rsidRPr="00003573">
        <w:t>{</w:t>
      </w:r>
    </w:p>
    <w:p w14:paraId="1FFFE6AB" w14:textId="77777777" w:rsidR="00003573" w:rsidRPr="00003573" w:rsidRDefault="00003573" w:rsidP="00003573">
      <w:pPr>
        <w:numPr>
          <w:ilvl w:val="2"/>
          <w:numId w:val="63"/>
        </w:numPr>
      </w:pPr>
      <w:r w:rsidRPr="00003573">
        <w:t>"id": "60e59b99c8ca1d58514a2322",</w:t>
      </w:r>
    </w:p>
    <w:p w14:paraId="3741009E" w14:textId="77777777" w:rsidR="00003573" w:rsidRPr="00003573" w:rsidRDefault="00003573" w:rsidP="00003573">
      <w:pPr>
        <w:numPr>
          <w:ilvl w:val="2"/>
          <w:numId w:val="63"/>
        </w:numPr>
      </w:pPr>
      <w:r w:rsidRPr="00003573">
        <w:t>"project_name": "DeRace Airdrop",</w:t>
      </w:r>
    </w:p>
    <w:p w14:paraId="53C186B6" w14:textId="77777777" w:rsidR="00003573" w:rsidRPr="00003573" w:rsidRDefault="00003573" w:rsidP="00003573">
      <w:pPr>
        <w:numPr>
          <w:ilvl w:val="2"/>
          <w:numId w:val="63"/>
        </w:numPr>
      </w:pPr>
      <w:r w:rsidRPr="00003573">
        <w:t>"description": "For 7 days starting from August 15, 2021, CoinMarketCap will host an Airdrop event...",</w:t>
      </w:r>
    </w:p>
    <w:p w14:paraId="4259E1BD" w14:textId="77777777" w:rsidR="00003573" w:rsidRPr="00003573" w:rsidRDefault="00003573" w:rsidP="00003573">
      <w:pPr>
        <w:numPr>
          <w:ilvl w:val="2"/>
          <w:numId w:val="63"/>
        </w:numPr>
      </w:pPr>
      <w:r w:rsidRPr="00003573">
        <w:t>"status": "UPCOMING",</w:t>
      </w:r>
    </w:p>
    <w:p w14:paraId="0D35DF8A" w14:textId="77777777" w:rsidR="00003573" w:rsidRPr="00003573" w:rsidRDefault="00003573" w:rsidP="00003573">
      <w:pPr>
        <w:numPr>
          <w:ilvl w:val="2"/>
          <w:numId w:val="63"/>
        </w:numPr>
      </w:pPr>
      <w:r w:rsidRPr="00003573">
        <w:t>"coin": {</w:t>
      </w:r>
    </w:p>
    <w:p w14:paraId="66CD565F" w14:textId="77777777" w:rsidR="00003573" w:rsidRPr="00003573" w:rsidRDefault="00003573" w:rsidP="00003573">
      <w:pPr>
        <w:numPr>
          <w:ilvl w:val="3"/>
          <w:numId w:val="63"/>
        </w:numPr>
      </w:pPr>
      <w:r w:rsidRPr="00003573">
        <w:t>"id": 10744,</w:t>
      </w:r>
    </w:p>
    <w:p w14:paraId="6E775EEA" w14:textId="77777777" w:rsidR="00003573" w:rsidRPr="00003573" w:rsidRDefault="00003573" w:rsidP="00003573">
      <w:pPr>
        <w:numPr>
          <w:ilvl w:val="3"/>
          <w:numId w:val="63"/>
        </w:numPr>
      </w:pPr>
      <w:r w:rsidRPr="00003573">
        <w:t>"name": "DeRace",</w:t>
      </w:r>
    </w:p>
    <w:p w14:paraId="74812021" w14:textId="77777777" w:rsidR="00003573" w:rsidRPr="00003573" w:rsidRDefault="00003573" w:rsidP="00003573">
      <w:pPr>
        <w:numPr>
          <w:ilvl w:val="3"/>
          <w:numId w:val="63"/>
        </w:numPr>
      </w:pPr>
      <w:r w:rsidRPr="00003573">
        <w:t>"slug": "derace",</w:t>
      </w:r>
    </w:p>
    <w:p w14:paraId="18BA8C33" w14:textId="77777777" w:rsidR="00003573" w:rsidRPr="00003573" w:rsidRDefault="00003573" w:rsidP="00003573">
      <w:pPr>
        <w:numPr>
          <w:ilvl w:val="3"/>
          <w:numId w:val="63"/>
        </w:numPr>
      </w:pPr>
      <w:r w:rsidRPr="00003573">
        <w:t>"symbol": "DERC"</w:t>
      </w:r>
    </w:p>
    <w:p w14:paraId="47A13DE5" w14:textId="77777777" w:rsidR="00003573" w:rsidRPr="00003573" w:rsidRDefault="00003573" w:rsidP="00003573">
      <w:r w:rsidRPr="00003573">
        <w:t>},</w:t>
      </w:r>
    </w:p>
    <w:p w14:paraId="0FD04AF8" w14:textId="77777777" w:rsidR="00003573" w:rsidRPr="00003573" w:rsidRDefault="00003573" w:rsidP="00003573">
      <w:pPr>
        <w:numPr>
          <w:ilvl w:val="2"/>
          <w:numId w:val="63"/>
        </w:numPr>
      </w:pPr>
      <w:r w:rsidRPr="00003573">
        <w:t>"start_date": "2021-06-01T22:11:00.000Z",</w:t>
      </w:r>
    </w:p>
    <w:p w14:paraId="44D8B83A" w14:textId="77777777" w:rsidR="00003573" w:rsidRPr="00003573" w:rsidRDefault="00003573" w:rsidP="00003573">
      <w:pPr>
        <w:numPr>
          <w:ilvl w:val="2"/>
          <w:numId w:val="63"/>
        </w:numPr>
      </w:pPr>
      <w:r w:rsidRPr="00003573">
        <w:t>"end_date": "2021-07-01T22:11:00.000Z",</w:t>
      </w:r>
    </w:p>
    <w:p w14:paraId="49206262" w14:textId="77777777" w:rsidR="00003573" w:rsidRPr="00003573" w:rsidRDefault="00003573" w:rsidP="00003573">
      <w:pPr>
        <w:numPr>
          <w:ilvl w:val="2"/>
          <w:numId w:val="63"/>
        </w:numPr>
      </w:pPr>
      <w:r w:rsidRPr="00003573">
        <w:t>"total_prize": 20000000000,</w:t>
      </w:r>
    </w:p>
    <w:p w14:paraId="7A6B3738" w14:textId="77777777" w:rsidR="00003573" w:rsidRPr="00003573" w:rsidRDefault="00003573" w:rsidP="00003573">
      <w:pPr>
        <w:numPr>
          <w:ilvl w:val="2"/>
          <w:numId w:val="63"/>
        </w:numPr>
      </w:pPr>
      <w:r w:rsidRPr="00003573">
        <w:t>"winner_count": 1000,</w:t>
      </w:r>
    </w:p>
    <w:p w14:paraId="7E325594" w14:textId="77777777" w:rsidR="00003573" w:rsidRPr="00003573" w:rsidRDefault="00003573" w:rsidP="00003573">
      <w:pPr>
        <w:numPr>
          <w:ilvl w:val="2"/>
          <w:numId w:val="63"/>
        </w:numPr>
      </w:pPr>
      <w:r w:rsidRPr="00003573">
        <w:t>"link": "</w:t>
      </w:r>
      <w:hyperlink r:id="rId212" w:history="1">
        <w:r w:rsidRPr="00003573">
          <w:rPr>
            <w:rStyle w:val="Hyperlink"/>
          </w:rPr>
          <w:t>https://coinmarketcap.com/currencies/derace/airdrop/</w:t>
        </w:r>
      </w:hyperlink>
      <w:r w:rsidRPr="00003573">
        <w:t>"</w:t>
      </w:r>
    </w:p>
    <w:p w14:paraId="6C0A00E1" w14:textId="77777777" w:rsidR="00003573" w:rsidRPr="00003573" w:rsidRDefault="00003573" w:rsidP="00003573">
      <w:r w:rsidRPr="00003573">
        <w:t>}</w:t>
      </w:r>
    </w:p>
    <w:p w14:paraId="56D0AA27" w14:textId="77777777" w:rsidR="00003573" w:rsidRPr="00003573" w:rsidRDefault="00003573" w:rsidP="00003573">
      <w:pPr>
        <w:numPr>
          <w:ilvl w:val="0"/>
          <w:numId w:val="63"/>
        </w:numPr>
      </w:pPr>
      <w:r w:rsidRPr="00003573">
        <w:t>],</w:t>
      </w:r>
    </w:p>
    <w:p w14:paraId="1E1C8219" w14:textId="77777777" w:rsidR="00003573" w:rsidRPr="00003573" w:rsidRDefault="00003573" w:rsidP="00003573">
      <w:pPr>
        <w:numPr>
          <w:ilvl w:val="0"/>
          <w:numId w:val="63"/>
        </w:numPr>
      </w:pPr>
      <w:r w:rsidRPr="00003573">
        <w:t>"status": {</w:t>
      </w:r>
    </w:p>
    <w:p w14:paraId="46B7AA16" w14:textId="77777777" w:rsidR="00003573" w:rsidRPr="00003573" w:rsidRDefault="00003573" w:rsidP="00003573">
      <w:pPr>
        <w:numPr>
          <w:ilvl w:val="1"/>
          <w:numId w:val="63"/>
        </w:numPr>
      </w:pPr>
      <w:r w:rsidRPr="00003573">
        <w:t>"timestamp": "2021-08-01T22:51:28.209Z",</w:t>
      </w:r>
    </w:p>
    <w:p w14:paraId="0F04DFE4" w14:textId="77777777" w:rsidR="00003573" w:rsidRPr="00003573" w:rsidRDefault="00003573" w:rsidP="00003573">
      <w:pPr>
        <w:numPr>
          <w:ilvl w:val="1"/>
          <w:numId w:val="63"/>
        </w:numPr>
      </w:pPr>
      <w:r w:rsidRPr="00003573">
        <w:t>"error_code": 0,</w:t>
      </w:r>
    </w:p>
    <w:p w14:paraId="490DF5C2" w14:textId="77777777" w:rsidR="00003573" w:rsidRPr="00003573" w:rsidRDefault="00003573" w:rsidP="00003573">
      <w:pPr>
        <w:numPr>
          <w:ilvl w:val="1"/>
          <w:numId w:val="63"/>
        </w:numPr>
      </w:pPr>
      <w:r w:rsidRPr="00003573">
        <w:t>"error_message": "",</w:t>
      </w:r>
    </w:p>
    <w:p w14:paraId="3799FBB4" w14:textId="77777777" w:rsidR="00003573" w:rsidRPr="00003573" w:rsidRDefault="00003573" w:rsidP="00003573">
      <w:pPr>
        <w:numPr>
          <w:ilvl w:val="1"/>
          <w:numId w:val="63"/>
        </w:numPr>
      </w:pPr>
      <w:r w:rsidRPr="00003573">
        <w:t>"elapsed": 3,</w:t>
      </w:r>
    </w:p>
    <w:p w14:paraId="2959F545" w14:textId="77777777" w:rsidR="00003573" w:rsidRPr="00003573" w:rsidRDefault="00003573" w:rsidP="00003573">
      <w:pPr>
        <w:numPr>
          <w:ilvl w:val="1"/>
          <w:numId w:val="63"/>
        </w:numPr>
      </w:pPr>
      <w:r w:rsidRPr="00003573">
        <w:t>"credit_count": 1</w:t>
      </w:r>
    </w:p>
    <w:p w14:paraId="7B23197A" w14:textId="77777777" w:rsidR="00003573" w:rsidRPr="00003573" w:rsidRDefault="00003573" w:rsidP="00003573">
      <w:r w:rsidRPr="00003573">
        <w:t>}</w:t>
      </w:r>
    </w:p>
    <w:p w14:paraId="0C954D1E" w14:textId="77777777" w:rsidR="00003573" w:rsidRPr="00003573" w:rsidRDefault="00003573" w:rsidP="00003573">
      <w:r w:rsidRPr="00003573">
        <w:t>}</w:t>
      </w:r>
    </w:p>
    <w:p w14:paraId="56BC2BAC" w14:textId="77777777" w:rsidR="00003573" w:rsidRPr="00003573" w:rsidRDefault="00003573" w:rsidP="00003573">
      <w:r w:rsidRPr="00003573">
        <w:t>Categories</w:t>
      </w:r>
    </w:p>
    <w:p w14:paraId="0BE45308" w14:textId="77777777" w:rsidR="00003573" w:rsidRPr="00003573" w:rsidRDefault="00003573" w:rsidP="00003573">
      <w:r w:rsidRPr="00003573">
        <w:t>Returns information about all coin categories available on CoinMarketCap. Includes a paginated list of cryptocurrency quotes and metadata from each category.</w:t>
      </w:r>
    </w:p>
    <w:p w14:paraId="515222D0" w14:textId="77777777" w:rsidR="00003573" w:rsidRPr="00003573" w:rsidRDefault="00003573" w:rsidP="00003573">
      <w:r w:rsidRPr="00003573">
        <w:rPr>
          <w:b/>
          <w:bCs/>
        </w:rPr>
        <w:t>This endpoint is available on the following </w:t>
      </w:r>
      <w:hyperlink r:id="rId213" w:tgtFrame="_blank" w:history="1">
        <w:r w:rsidRPr="00003573">
          <w:rPr>
            <w:rStyle w:val="Hyperlink"/>
            <w:b/>
            <w:bCs/>
          </w:rPr>
          <w:t>API plans</w:t>
        </w:r>
      </w:hyperlink>
      <w:r w:rsidRPr="00003573">
        <w:rPr>
          <w:b/>
          <w:bCs/>
        </w:rPr>
        <w:t>:</w:t>
      </w:r>
    </w:p>
    <w:p w14:paraId="570E5549" w14:textId="77777777" w:rsidR="00003573" w:rsidRPr="00003573" w:rsidRDefault="00003573" w:rsidP="00003573">
      <w:pPr>
        <w:numPr>
          <w:ilvl w:val="0"/>
          <w:numId w:val="64"/>
        </w:numPr>
      </w:pPr>
      <w:r w:rsidRPr="00003573">
        <w:t>Free</w:t>
      </w:r>
    </w:p>
    <w:p w14:paraId="5BEAB58C" w14:textId="77777777" w:rsidR="00003573" w:rsidRPr="00003573" w:rsidRDefault="00003573" w:rsidP="00003573">
      <w:pPr>
        <w:numPr>
          <w:ilvl w:val="0"/>
          <w:numId w:val="64"/>
        </w:numPr>
      </w:pPr>
      <w:r w:rsidRPr="00003573">
        <w:t>Hobbyist</w:t>
      </w:r>
    </w:p>
    <w:p w14:paraId="5643A881" w14:textId="77777777" w:rsidR="00003573" w:rsidRPr="00003573" w:rsidRDefault="00003573" w:rsidP="00003573">
      <w:pPr>
        <w:numPr>
          <w:ilvl w:val="0"/>
          <w:numId w:val="64"/>
        </w:numPr>
      </w:pPr>
      <w:r w:rsidRPr="00003573">
        <w:t>Startup</w:t>
      </w:r>
    </w:p>
    <w:p w14:paraId="7CA4453C" w14:textId="77777777" w:rsidR="00003573" w:rsidRPr="00003573" w:rsidRDefault="00003573" w:rsidP="00003573">
      <w:pPr>
        <w:numPr>
          <w:ilvl w:val="0"/>
          <w:numId w:val="64"/>
        </w:numPr>
      </w:pPr>
      <w:r w:rsidRPr="00003573">
        <w:t>Standard</w:t>
      </w:r>
    </w:p>
    <w:p w14:paraId="45010FF9" w14:textId="77777777" w:rsidR="00003573" w:rsidRPr="00003573" w:rsidRDefault="00003573" w:rsidP="00003573">
      <w:pPr>
        <w:numPr>
          <w:ilvl w:val="0"/>
          <w:numId w:val="64"/>
        </w:numPr>
      </w:pPr>
      <w:r w:rsidRPr="00003573">
        <w:t>Professional</w:t>
      </w:r>
    </w:p>
    <w:p w14:paraId="54CEA2FD" w14:textId="77777777" w:rsidR="00003573" w:rsidRPr="00003573" w:rsidRDefault="00003573" w:rsidP="00003573">
      <w:pPr>
        <w:numPr>
          <w:ilvl w:val="0"/>
          <w:numId w:val="64"/>
        </w:numPr>
      </w:pPr>
      <w:r w:rsidRPr="00003573">
        <w:t>Enterprise</w:t>
      </w:r>
    </w:p>
    <w:p w14:paraId="164FB475" w14:textId="77777777" w:rsidR="00003573" w:rsidRPr="00003573" w:rsidRDefault="00003573" w:rsidP="00003573">
      <w:r w:rsidRPr="00003573">
        <w:rPr>
          <w:b/>
          <w:bCs/>
        </w:rPr>
        <w:t>Cache / Update frequency:</w:t>
      </w:r>
      <w:r w:rsidRPr="00003573">
        <w:t> Data is updated only as needed, every 30 seconds.</w:t>
      </w:r>
      <w:r w:rsidRPr="00003573">
        <w:br/>
      </w:r>
      <w:r w:rsidRPr="00003573">
        <w:rPr>
          <w:b/>
          <w:bCs/>
        </w:rPr>
        <w:t>Plan credit use:</w:t>
      </w:r>
      <w:r w:rsidRPr="00003573">
        <w:t> 1 API call credit per request + 1 call credit per 200 cryptocurrencies returned (rounded up) and 1 call credit per convert option beyond the first.</w:t>
      </w:r>
      <w:r w:rsidRPr="00003573">
        <w:br/>
      </w:r>
      <w:r w:rsidRPr="00003573">
        <w:rPr>
          <w:b/>
          <w:bCs/>
        </w:rPr>
        <w:t>CMC equivalent pages:</w:t>
      </w:r>
      <w:r w:rsidRPr="00003573">
        <w:t> Our free airdrops page </w:t>
      </w:r>
      <w:hyperlink r:id="rId214" w:history="1">
        <w:r w:rsidRPr="00003573">
          <w:rPr>
            <w:rStyle w:val="Hyperlink"/>
          </w:rPr>
          <w:t>coinmarketcap.com/cryptocurrency-category/</w:t>
        </w:r>
      </w:hyperlink>
      <w:r w:rsidRPr="00003573">
        <w:t>.</w:t>
      </w:r>
    </w:p>
    <w:p w14:paraId="0ACA993D" w14:textId="77777777" w:rsidR="00003573" w:rsidRPr="00003573" w:rsidRDefault="00003573" w:rsidP="00003573">
      <w:pPr>
        <w:rPr>
          <w:b/>
          <w:bCs/>
        </w:rPr>
      </w:pPr>
      <w:r w:rsidRPr="00003573">
        <w:rPr>
          <w:b/>
          <w:bCs/>
        </w:rPr>
        <w:t>Parameters</w:t>
      </w:r>
    </w:p>
    <w:p w14:paraId="19657D7F" w14:textId="77777777" w:rsidR="00003573" w:rsidRPr="00003573" w:rsidRDefault="00003573" w:rsidP="00003573">
      <w:r w:rsidRPr="00003573">
        <w:t>query Parameters ?</w:t>
      </w:r>
    </w:p>
    <w:p w14:paraId="658C3DC9" w14:textId="77777777" w:rsidR="00003573" w:rsidRPr="00003573" w:rsidRDefault="00003573" w:rsidP="00003573">
      <w:r w:rsidRPr="00003573">
        <w:t> start</w:t>
      </w:r>
    </w:p>
    <w:p w14:paraId="502B4141" w14:textId="77777777" w:rsidR="00003573" w:rsidRPr="00003573" w:rsidRDefault="00003573" w:rsidP="00003573">
      <w:r w:rsidRPr="00003573">
        <w:t>integer &gt;= 1</w:t>
      </w:r>
    </w:p>
    <w:p w14:paraId="26733068" w14:textId="77777777" w:rsidR="00003573" w:rsidRPr="00003573" w:rsidRDefault="00003573" w:rsidP="00003573">
      <w:r w:rsidRPr="00003573">
        <w:t>1</w:t>
      </w:r>
    </w:p>
    <w:p w14:paraId="2C14DECC" w14:textId="77777777" w:rsidR="00003573" w:rsidRPr="00003573" w:rsidRDefault="00003573" w:rsidP="00003573">
      <w:r w:rsidRPr="00003573">
        <w:t>Optionally offset the start (1-based index) of the paginated list of items to return.</w:t>
      </w:r>
    </w:p>
    <w:p w14:paraId="37B409DB" w14:textId="77777777" w:rsidR="00003573" w:rsidRPr="00003573" w:rsidRDefault="00003573" w:rsidP="00003573">
      <w:r w:rsidRPr="00003573">
        <w:t> limit</w:t>
      </w:r>
    </w:p>
    <w:p w14:paraId="10EAF6EB" w14:textId="77777777" w:rsidR="00003573" w:rsidRPr="00003573" w:rsidRDefault="00003573" w:rsidP="00003573">
      <w:r w:rsidRPr="00003573">
        <w:t>integer [ 1 .. 5000 ]</w:t>
      </w:r>
    </w:p>
    <w:p w14:paraId="210F5F7A" w14:textId="77777777" w:rsidR="00003573" w:rsidRPr="00003573" w:rsidRDefault="00003573" w:rsidP="00003573">
      <w:r w:rsidRPr="00003573">
        <w:t>Optionally specify the number of results to return. Use this parameter and the "start" parameter to determine your own pagination size.</w:t>
      </w:r>
    </w:p>
    <w:p w14:paraId="65CE9772" w14:textId="77777777" w:rsidR="00003573" w:rsidRPr="00003573" w:rsidRDefault="00003573" w:rsidP="00003573">
      <w:r w:rsidRPr="00003573">
        <w:t> id</w:t>
      </w:r>
    </w:p>
    <w:p w14:paraId="4194DF3C" w14:textId="77777777" w:rsidR="00003573" w:rsidRPr="00003573" w:rsidRDefault="00003573" w:rsidP="00003573">
      <w:r w:rsidRPr="00003573">
        <w:t>string</w:t>
      </w:r>
    </w:p>
    <w:p w14:paraId="0744CD14" w14:textId="77777777" w:rsidR="00003573" w:rsidRPr="00003573" w:rsidRDefault="00003573" w:rsidP="00003573">
      <w:r w:rsidRPr="00003573">
        <w:t>Filtered categories by one or more comma-separated cryptocurrency CoinMarketCap IDs. Example: 1,2</w:t>
      </w:r>
    </w:p>
    <w:p w14:paraId="757C284B" w14:textId="77777777" w:rsidR="00003573" w:rsidRPr="00003573" w:rsidRDefault="00003573" w:rsidP="00003573">
      <w:r w:rsidRPr="00003573">
        <w:t> slug</w:t>
      </w:r>
    </w:p>
    <w:p w14:paraId="3722AFA5" w14:textId="77777777" w:rsidR="00003573" w:rsidRPr="00003573" w:rsidRDefault="00003573" w:rsidP="00003573">
      <w:r w:rsidRPr="00003573">
        <w:t>string</w:t>
      </w:r>
    </w:p>
    <w:p w14:paraId="48B92415" w14:textId="77777777" w:rsidR="00003573" w:rsidRPr="00003573" w:rsidRDefault="00003573" w:rsidP="00003573">
      <w:r w:rsidRPr="00003573">
        <w:t>Alternatively filter categories by a comma-separated list of cryptocurrency slugs. Example: "bitcoin,ethereum"</w:t>
      </w:r>
    </w:p>
    <w:p w14:paraId="01AA1CFD" w14:textId="77777777" w:rsidR="00003573" w:rsidRPr="00003573" w:rsidRDefault="00003573" w:rsidP="00003573">
      <w:r w:rsidRPr="00003573">
        <w:t> symbol</w:t>
      </w:r>
    </w:p>
    <w:p w14:paraId="7626C3D7" w14:textId="77777777" w:rsidR="00003573" w:rsidRPr="00003573" w:rsidRDefault="00003573" w:rsidP="00003573">
      <w:r w:rsidRPr="00003573">
        <w:t>string</w:t>
      </w:r>
    </w:p>
    <w:p w14:paraId="4833F635" w14:textId="77777777" w:rsidR="00003573" w:rsidRPr="00003573" w:rsidRDefault="00003573" w:rsidP="00003573">
      <w:r w:rsidRPr="00003573">
        <w:t>Alternatively filter categories one or more comma-separated cryptocurrency symbols. Example: "BTC,ETH".</w:t>
      </w:r>
    </w:p>
    <w:p w14:paraId="0C79323D" w14:textId="77777777" w:rsidR="00003573" w:rsidRPr="00003573" w:rsidRDefault="00003573" w:rsidP="00003573">
      <w:r w:rsidRPr="00003573">
        <w:t>Responses</w:t>
      </w:r>
    </w:p>
    <w:p w14:paraId="2088FF9D" w14:textId="77777777" w:rsidR="00003573" w:rsidRPr="00003573" w:rsidRDefault="00003573" w:rsidP="00003573">
      <w:r w:rsidRPr="00003573">
        <w:t>200 Successful</w:t>
      </w:r>
    </w:p>
    <w:p w14:paraId="42C2FF61"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6AC082CF" w14:textId="77777777">
        <w:tc>
          <w:tcPr>
            <w:tcW w:w="0" w:type="auto"/>
            <w:noWrap/>
            <w:tcMar>
              <w:top w:w="150" w:type="dxa"/>
              <w:left w:w="0" w:type="dxa"/>
              <w:bottom w:w="150" w:type="dxa"/>
              <w:right w:w="0" w:type="dxa"/>
            </w:tcMar>
            <w:hideMark/>
          </w:tcPr>
          <w:p w14:paraId="4DCC01CE"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266E2650" w14:textId="77777777" w:rsidR="00003573" w:rsidRPr="00003573" w:rsidRDefault="00003573" w:rsidP="00003573">
            <w:r w:rsidRPr="00003573">
              <w:t>Results of your query returned as an object map.</w:t>
            </w:r>
          </w:p>
        </w:tc>
      </w:tr>
      <w:tr w:rsidR="00003573" w:rsidRPr="00003573" w14:paraId="6D075CFE" w14:textId="77777777">
        <w:tc>
          <w:tcPr>
            <w:tcW w:w="0" w:type="auto"/>
            <w:gridSpan w:val="2"/>
            <w:tcMar>
              <w:top w:w="0" w:type="dxa"/>
              <w:left w:w="150" w:type="dxa"/>
              <w:bottom w:w="0" w:type="dxa"/>
              <w:right w:w="150" w:type="dxa"/>
            </w:tcMar>
            <w:vAlign w:val="center"/>
            <w:hideMark/>
          </w:tcPr>
          <w:p w14:paraId="76671E6E" w14:textId="77777777" w:rsidR="00003573" w:rsidRPr="00003573" w:rsidRDefault="00003573" w:rsidP="00003573"/>
        </w:tc>
      </w:tr>
      <w:tr w:rsidR="00003573" w:rsidRPr="00003573" w14:paraId="159F0C16" w14:textId="77777777">
        <w:tc>
          <w:tcPr>
            <w:tcW w:w="0" w:type="auto"/>
            <w:noWrap/>
            <w:tcMar>
              <w:top w:w="150" w:type="dxa"/>
              <w:left w:w="0" w:type="dxa"/>
              <w:bottom w:w="150" w:type="dxa"/>
              <w:right w:w="0" w:type="dxa"/>
            </w:tcMar>
            <w:hideMark/>
          </w:tcPr>
          <w:p w14:paraId="4E876001"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3A7AD736" w14:textId="77777777" w:rsidR="00003573" w:rsidRPr="00003573" w:rsidRDefault="00003573" w:rsidP="00003573">
            <w:r w:rsidRPr="00003573">
              <w:t>Standardized status object for API calls.</w:t>
            </w:r>
          </w:p>
        </w:tc>
      </w:tr>
      <w:tr w:rsidR="00003573" w:rsidRPr="00003573" w14:paraId="28D2A449" w14:textId="77777777">
        <w:tc>
          <w:tcPr>
            <w:tcW w:w="0" w:type="auto"/>
            <w:gridSpan w:val="2"/>
            <w:tcBorders>
              <w:left w:val="nil"/>
            </w:tcBorders>
            <w:tcMar>
              <w:top w:w="0" w:type="dxa"/>
              <w:left w:w="150" w:type="dxa"/>
              <w:bottom w:w="0" w:type="dxa"/>
              <w:right w:w="150" w:type="dxa"/>
            </w:tcMar>
            <w:vAlign w:val="center"/>
            <w:hideMark/>
          </w:tcPr>
          <w:p w14:paraId="119F56D3" w14:textId="77777777" w:rsidR="00003573" w:rsidRPr="00003573" w:rsidRDefault="00003573" w:rsidP="00003573"/>
        </w:tc>
      </w:tr>
    </w:tbl>
    <w:p w14:paraId="33F550DF" w14:textId="77777777" w:rsidR="00003573" w:rsidRPr="00003573" w:rsidRDefault="00003573" w:rsidP="00003573">
      <w:r w:rsidRPr="00003573">
        <w:t>400 Bad Request</w:t>
      </w:r>
    </w:p>
    <w:p w14:paraId="652C585F" w14:textId="77777777" w:rsidR="00003573" w:rsidRPr="00003573" w:rsidRDefault="00003573" w:rsidP="00003573">
      <w:r w:rsidRPr="00003573">
        <w:t>401 Unauthorized</w:t>
      </w:r>
    </w:p>
    <w:p w14:paraId="71471AC9" w14:textId="77777777" w:rsidR="00003573" w:rsidRPr="00003573" w:rsidRDefault="00003573" w:rsidP="00003573">
      <w:r w:rsidRPr="00003573">
        <w:t>403 Forbidden</w:t>
      </w:r>
    </w:p>
    <w:p w14:paraId="4FDB8EE6" w14:textId="77777777" w:rsidR="00003573" w:rsidRPr="00003573" w:rsidRDefault="00003573" w:rsidP="00003573">
      <w:r w:rsidRPr="00003573">
        <w:t>429 Too Many Requests</w:t>
      </w:r>
    </w:p>
    <w:p w14:paraId="3505ED64" w14:textId="77777777" w:rsidR="00003573" w:rsidRPr="00003573" w:rsidRDefault="00003573" w:rsidP="00003573">
      <w:r w:rsidRPr="00003573">
        <w:t>500 Internal Server Error</w:t>
      </w:r>
    </w:p>
    <w:p w14:paraId="3F70D504" w14:textId="77777777" w:rsidR="00003573" w:rsidRPr="00003573" w:rsidRDefault="00003573" w:rsidP="00003573">
      <w:pPr>
        <w:rPr>
          <w:b/>
          <w:bCs/>
        </w:rPr>
      </w:pPr>
      <w:r w:rsidRPr="00003573">
        <w:rPr>
          <w:b/>
          <w:bCs/>
        </w:rPr>
        <w:t>get</w:t>
      </w:r>
    </w:p>
    <w:p w14:paraId="66A8E36D" w14:textId="77777777" w:rsidR="00003573" w:rsidRPr="00003573" w:rsidRDefault="00003573" w:rsidP="00003573">
      <w:r w:rsidRPr="00003573">
        <w:t> /v1/cryptocurrency/categories</w:t>
      </w:r>
    </w:p>
    <w:p w14:paraId="7829B8CA" w14:textId="77777777" w:rsidR="00003573" w:rsidRPr="00003573" w:rsidRDefault="00003573" w:rsidP="00003573">
      <w:r w:rsidRPr="00003573">
        <w:t>Server URL</w:t>
      </w:r>
    </w:p>
    <w:p w14:paraId="73A328AC" w14:textId="77777777" w:rsidR="00003573" w:rsidRPr="00003573" w:rsidRDefault="00003573" w:rsidP="00003573">
      <w:r w:rsidRPr="00003573">
        <w:t>https://pro-api.coinmarketcap.com/v1/cryptocurrency/categories</w:t>
      </w:r>
    </w:p>
    <w:p w14:paraId="555C4219" w14:textId="77777777" w:rsidR="00003573" w:rsidRPr="00003573" w:rsidRDefault="00003573" w:rsidP="00003573">
      <w:r w:rsidRPr="00003573">
        <w:br/>
        <w:t>Response samples</w:t>
      </w:r>
    </w:p>
    <w:p w14:paraId="4F609D69" w14:textId="77777777" w:rsidR="00003573" w:rsidRPr="00003573" w:rsidRDefault="00003573" w:rsidP="00003573">
      <w:pPr>
        <w:numPr>
          <w:ilvl w:val="0"/>
          <w:numId w:val="65"/>
        </w:numPr>
      </w:pPr>
      <w:r w:rsidRPr="00003573">
        <w:t>200 Successful</w:t>
      </w:r>
    </w:p>
    <w:p w14:paraId="4883A74D" w14:textId="77777777" w:rsidR="00003573" w:rsidRPr="00003573" w:rsidRDefault="00003573" w:rsidP="00003573">
      <w:pPr>
        <w:numPr>
          <w:ilvl w:val="0"/>
          <w:numId w:val="65"/>
        </w:numPr>
      </w:pPr>
      <w:r w:rsidRPr="00003573">
        <w:t>400 Bad Request</w:t>
      </w:r>
    </w:p>
    <w:p w14:paraId="7DB60CDC" w14:textId="77777777" w:rsidR="00003573" w:rsidRPr="00003573" w:rsidRDefault="00003573" w:rsidP="00003573">
      <w:pPr>
        <w:numPr>
          <w:ilvl w:val="0"/>
          <w:numId w:val="65"/>
        </w:numPr>
      </w:pPr>
      <w:r w:rsidRPr="00003573">
        <w:t>401 Unauthorized</w:t>
      </w:r>
    </w:p>
    <w:p w14:paraId="4C185699" w14:textId="77777777" w:rsidR="00003573" w:rsidRPr="00003573" w:rsidRDefault="00003573" w:rsidP="00003573">
      <w:pPr>
        <w:numPr>
          <w:ilvl w:val="0"/>
          <w:numId w:val="65"/>
        </w:numPr>
      </w:pPr>
      <w:r w:rsidRPr="00003573">
        <w:t>403 Forbidden</w:t>
      </w:r>
    </w:p>
    <w:p w14:paraId="5CBEFD07" w14:textId="77777777" w:rsidR="00003573" w:rsidRPr="00003573" w:rsidRDefault="00003573" w:rsidP="00003573">
      <w:pPr>
        <w:numPr>
          <w:ilvl w:val="0"/>
          <w:numId w:val="65"/>
        </w:numPr>
      </w:pPr>
      <w:r w:rsidRPr="00003573">
        <w:t>429 Too Many Requests</w:t>
      </w:r>
    </w:p>
    <w:p w14:paraId="25FDE065" w14:textId="77777777" w:rsidR="00003573" w:rsidRPr="00003573" w:rsidRDefault="00003573" w:rsidP="00003573">
      <w:pPr>
        <w:numPr>
          <w:ilvl w:val="0"/>
          <w:numId w:val="65"/>
        </w:numPr>
      </w:pPr>
      <w:r w:rsidRPr="00003573">
        <w:t>500 Internal Server Error</w:t>
      </w:r>
    </w:p>
    <w:p w14:paraId="179636EB" w14:textId="77777777" w:rsidR="00003573" w:rsidRPr="00003573" w:rsidRDefault="00003573" w:rsidP="00003573">
      <w:r w:rsidRPr="00003573">
        <w:t>{</w:t>
      </w:r>
    </w:p>
    <w:p w14:paraId="78C59FFF" w14:textId="77777777" w:rsidR="00003573" w:rsidRPr="00003573" w:rsidRDefault="00003573" w:rsidP="00003573">
      <w:pPr>
        <w:numPr>
          <w:ilvl w:val="0"/>
          <w:numId w:val="66"/>
        </w:numPr>
      </w:pPr>
      <w:r w:rsidRPr="00003573">
        <w:t>"data": [</w:t>
      </w:r>
    </w:p>
    <w:p w14:paraId="5097F68B" w14:textId="77777777" w:rsidR="00003573" w:rsidRPr="00003573" w:rsidRDefault="00003573" w:rsidP="00003573">
      <w:pPr>
        <w:numPr>
          <w:ilvl w:val="1"/>
          <w:numId w:val="66"/>
        </w:numPr>
      </w:pPr>
      <w:r w:rsidRPr="00003573">
        <w:t>{</w:t>
      </w:r>
    </w:p>
    <w:p w14:paraId="70DA048A" w14:textId="77777777" w:rsidR="00003573" w:rsidRPr="00003573" w:rsidRDefault="00003573" w:rsidP="00003573">
      <w:pPr>
        <w:numPr>
          <w:ilvl w:val="2"/>
          <w:numId w:val="66"/>
        </w:numPr>
      </w:pPr>
      <w:r w:rsidRPr="00003573">
        <w:t>"id": "605e2ce9d41eae1066535f7c",</w:t>
      </w:r>
    </w:p>
    <w:p w14:paraId="76ED1E5C" w14:textId="77777777" w:rsidR="00003573" w:rsidRPr="00003573" w:rsidRDefault="00003573" w:rsidP="00003573">
      <w:pPr>
        <w:numPr>
          <w:ilvl w:val="2"/>
          <w:numId w:val="66"/>
        </w:numPr>
      </w:pPr>
      <w:r w:rsidRPr="00003573">
        <w:t>"name": "A16Z Portfolio",</w:t>
      </w:r>
    </w:p>
    <w:p w14:paraId="01B2B5EC" w14:textId="77777777" w:rsidR="00003573" w:rsidRPr="00003573" w:rsidRDefault="00003573" w:rsidP="00003573">
      <w:pPr>
        <w:numPr>
          <w:ilvl w:val="2"/>
          <w:numId w:val="66"/>
        </w:numPr>
      </w:pPr>
      <w:r w:rsidRPr="00003573">
        <w:t>"title": "A16Z Portfolio",</w:t>
      </w:r>
    </w:p>
    <w:p w14:paraId="3FF9D402" w14:textId="77777777" w:rsidR="00003573" w:rsidRPr="00003573" w:rsidRDefault="00003573" w:rsidP="00003573">
      <w:pPr>
        <w:numPr>
          <w:ilvl w:val="2"/>
          <w:numId w:val="66"/>
        </w:numPr>
      </w:pPr>
      <w:r w:rsidRPr="00003573">
        <w:t>"description": "A16Z Portfolio",</w:t>
      </w:r>
    </w:p>
    <w:p w14:paraId="6E47302F" w14:textId="77777777" w:rsidR="00003573" w:rsidRPr="00003573" w:rsidRDefault="00003573" w:rsidP="00003573">
      <w:pPr>
        <w:numPr>
          <w:ilvl w:val="2"/>
          <w:numId w:val="66"/>
        </w:numPr>
      </w:pPr>
      <w:r w:rsidRPr="00003573">
        <w:t>"num_tokens": 12,</w:t>
      </w:r>
    </w:p>
    <w:p w14:paraId="3C107BA7" w14:textId="77777777" w:rsidR="00003573" w:rsidRPr="00003573" w:rsidRDefault="00003573" w:rsidP="00003573">
      <w:pPr>
        <w:numPr>
          <w:ilvl w:val="2"/>
          <w:numId w:val="66"/>
        </w:numPr>
      </w:pPr>
      <w:r w:rsidRPr="00003573">
        <w:t>"avg_price_change": 0.61305157,</w:t>
      </w:r>
    </w:p>
    <w:p w14:paraId="5F6483D1" w14:textId="77777777" w:rsidR="00003573" w:rsidRPr="00003573" w:rsidRDefault="00003573" w:rsidP="00003573">
      <w:pPr>
        <w:numPr>
          <w:ilvl w:val="2"/>
          <w:numId w:val="66"/>
        </w:numPr>
      </w:pPr>
      <w:r w:rsidRPr="00003573">
        <w:t>"market_cap": 29429241867.031097,</w:t>
      </w:r>
    </w:p>
    <w:p w14:paraId="2E21D413" w14:textId="77777777" w:rsidR="00003573" w:rsidRPr="00003573" w:rsidRDefault="00003573" w:rsidP="00003573">
      <w:pPr>
        <w:numPr>
          <w:ilvl w:val="2"/>
          <w:numId w:val="66"/>
        </w:numPr>
      </w:pPr>
      <w:r w:rsidRPr="00003573">
        <w:t>"market_cap_change": 3.049044106496,</w:t>
      </w:r>
    </w:p>
    <w:p w14:paraId="62D1AD00" w14:textId="77777777" w:rsidR="00003573" w:rsidRPr="00003573" w:rsidRDefault="00003573" w:rsidP="00003573">
      <w:pPr>
        <w:numPr>
          <w:ilvl w:val="2"/>
          <w:numId w:val="66"/>
        </w:numPr>
      </w:pPr>
      <w:r w:rsidRPr="00003573">
        <w:t>"volume": 4103706600.0391645,</w:t>
      </w:r>
    </w:p>
    <w:p w14:paraId="20E6B983" w14:textId="77777777" w:rsidR="00003573" w:rsidRPr="00003573" w:rsidRDefault="00003573" w:rsidP="00003573">
      <w:pPr>
        <w:numPr>
          <w:ilvl w:val="2"/>
          <w:numId w:val="66"/>
        </w:numPr>
      </w:pPr>
      <w:r w:rsidRPr="00003573">
        <w:t>"volume_change": -10.538325849854,</w:t>
      </w:r>
    </w:p>
    <w:p w14:paraId="4E678844" w14:textId="77777777" w:rsidR="00003573" w:rsidRPr="00003573" w:rsidRDefault="00003573" w:rsidP="00003573">
      <w:pPr>
        <w:numPr>
          <w:ilvl w:val="2"/>
          <w:numId w:val="66"/>
        </w:numPr>
      </w:pPr>
      <w:r w:rsidRPr="00003573">
        <w:t>"last_updated": 1616488708878</w:t>
      </w:r>
    </w:p>
    <w:p w14:paraId="74E382F3" w14:textId="77777777" w:rsidR="00003573" w:rsidRPr="00003573" w:rsidRDefault="00003573" w:rsidP="00003573">
      <w:r w:rsidRPr="00003573">
        <w:t>}</w:t>
      </w:r>
    </w:p>
    <w:p w14:paraId="572393D8" w14:textId="77777777" w:rsidR="00003573" w:rsidRPr="00003573" w:rsidRDefault="00003573" w:rsidP="00003573">
      <w:pPr>
        <w:numPr>
          <w:ilvl w:val="0"/>
          <w:numId w:val="66"/>
        </w:numPr>
      </w:pPr>
      <w:r w:rsidRPr="00003573">
        <w:t>],</w:t>
      </w:r>
    </w:p>
    <w:p w14:paraId="0AEBB125" w14:textId="77777777" w:rsidR="00003573" w:rsidRPr="00003573" w:rsidRDefault="00003573" w:rsidP="00003573">
      <w:pPr>
        <w:numPr>
          <w:ilvl w:val="0"/>
          <w:numId w:val="66"/>
        </w:numPr>
      </w:pPr>
      <w:r w:rsidRPr="00003573">
        <w:t>"status": {</w:t>
      </w:r>
    </w:p>
    <w:p w14:paraId="0EF78C98" w14:textId="77777777" w:rsidR="00003573" w:rsidRPr="00003573" w:rsidRDefault="00003573" w:rsidP="00003573">
      <w:pPr>
        <w:numPr>
          <w:ilvl w:val="1"/>
          <w:numId w:val="66"/>
        </w:numPr>
      </w:pPr>
      <w:r w:rsidRPr="00003573">
        <w:t>"timestamp": "2021-08-01T22:51:28.209Z",</w:t>
      </w:r>
    </w:p>
    <w:p w14:paraId="49D966E1" w14:textId="77777777" w:rsidR="00003573" w:rsidRPr="00003573" w:rsidRDefault="00003573" w:rsidP="00003573">
      <w:pPr>
        <w:numPr>
          <w:ilvl w:val="1"/>
          <w:numId w:val="66"/>
        </w:numPr>
      </w:pPr>
      <w:r w:rsidRPr="00003573">
        <w:t>"error_code": 0,</w:t>
      </w:r>
    </w:p>
    <w:p w14:paraId="344CA067" w14:textId="77777777" w:rsidR="00003573" w:rsidRPr="00003573" w:rsidRDefault="00003573" w:rsidP="00003573">
      <w:pPr>
        <w:numPr>
          <w:ilvl w:val="1"/>
          <w:numId w:val="66"/>
        </w:numPr>
      </w:pPr>
      <w:r w:rsidRPr="00003573">
        <w:t>"error_message": "",</w:t>
      </w:r>
    </w:p>
    <w:p w14:paraId="7AB26103" w14:textId="77777777" w:rsidR="00003573" w:rsidRPr="00003573" w:rsidRDefault="00003573" w:rsidP="00003573">
      <w:pPr>
        <w:numPr>
          <w:ilvl w:val="1"/>
          <w:numId w:val="66"/>
        </w:numPr>
      </w:pPr>
      <w:r w:rsidRPr="00003573">
        <w:t>"elapsed": 3,</w:t>
      </w:r>
    </w:p>
    <w:p w14:paraId="2840A8E0" w14:textId="77777777" w:rsidR="00003573" w:rsidRPr="00003573" w:rsidRDefault="00003573" w:rsidP="00003573">
      <w:pPr>
        <w:numPr>
          <w:ilvl w:val="1"/>
          <w:numId w:val="66"/>
        </w:numPr>
      </w:pPr>
      <w:r w:rsidRPr="00003573">
        <w:t>"credit_count": 1</w:t>
      </w:r>
    </w:p>
    <w:p w14:paraId="539B6BB8" w14:textId="77777777" w:rsidR="00003573" w:rsidRPr="00003573" w:rsidRDefault="00003573" w:rsidP="00003573">
      <w:r w:rsidRPr="00003573">
        <w:t>}</w:t>
      </w:r>
    </w:p>
    <w:p w14:paraId="0C806397" w14:textId="77777777" w:rsidR="00003573" w:rsidRPr="00003573" w:rsidRDefault="00003573" w:rsidP="00003573">
      <w:r w:rsidRPr="00003573">
        <w:t>}</w:t>
      </w:r>
    </w:p>
    <w:p w14:paraId="347940FE" w14:textId="77777777" w:rsidR="00003573" w:rsidRPr="00003573" w:rsidRDefault="00003573" w:rsidP="00003573">
      <w:r w:rsidRPr="00003573">
        <w:t>Category</w:t>
      </w:r>
    </w:p>
    <w:p w14:paraId="2ABF1F66" w14:textId="77777777" w:rsidR="00003573" w:rsidRPr="00003573" w:rsidRDefault="00003573" w:rsidP="00003573">
      <w:r w:rsidRPr="00003573">
        <w:t>Returns information about a single coin category available on CoinMarketCap. Includes a paginated list of the cryptocurrency quotes and metadata for the category.</w:t>
      </w:r>
    </w:p>
    <w:p w14:paraId="01245EB4" w14:textId="77777777" w:rsidR="00003573" w:rsidRPr="00003573" w:rsidRDefault="00003573" w:rsidP="00003573">
      <w:r w:rsidRPr="00003573">
        <w:rPr>
          <w:b/>
          <w:bCs/>
        </w:rPr>
        <w:t>This endpoint is available on the following </w:t>
      </w:r>
      <w:hyperlink r:id="rId215" w:tgtFrame="_blank" w:history="1">
        <w:r w:rsidRPr="00003573">
          <w:rPr>
            <w:rStyle w:val="Hyperlink"/>
            <w:b/>
            <w:bCs/>
          </w:rPr>
          <w:t>API plans</w:t>
        </w:r>
      </w:hyperlink>
      <w:r w:rsidRPr="00003573">
        <w:rPr>
          <w:b/>
          <w:bCs/>
        </w:rPr>
        <w:t>:</w:t>
      </w:r>
    </w:p>
    <w:p w14:paraId="6B51E047" w14:textId="77777777" w:rsidR="00003573" w:rsidRPr="00003573" w:rsidRDefault="00003573" w:rsidP="00003573">
      <w:pPr>
        <w:numPr>
          <w:ilvl w:val="0"/>
          <w:numId w:val="67"/>
        </w:numPr>
      </w:pPr>
      <w:r w:rsidRPr="00003573">
        <w:t>Free</w:t>
      </w:r>
    </w:p>
    <w:p w14:paraId="3F15E92C" w14:textId="77777777" w:rsidR="00003573" w:rsidRPr="00003573" w:rsidRDefault="00003573" w:rsidP="00003573">
      <w:pPr>
        <w:numPr>
          <w:ilvl w:val="0"/>
          <w:numId w:val="67"/>
        </w:numPr>
      </w:pPr>
      <w:r w:rsidRPr="00003573">
        <w:t>Hobbyist</w:t>
      </w:r>
    </w:p>
    <w:p w14:paraId="469F1939" w14:textId="77777777" w:rsidR="00003573" w:rsidRPr="00003573" w:rsidRDefault="00003573" w:rsidP="00003573">
      <w:pPr>
        <w:numPr>
          <w:ilvl w:val="0"/>
          <w:numId w:val="67"/>
        </w:numPr>
      </w:pPr>
      <w:r w:rsidRPr="00003573">
        <w:t>Startup</w:t>
      </w:r>
    </w:p>
    <w:p w14:paraId="60976A2F" w14:textId="77777777" w:rsidR="00003573" w:rsidRPr="00003573" w:rsidRDefault="00003573" w:rsidP="00003573">
      <w:pPr>
        <w:numPr>
          <w:ilvl w:val="0"/>
          <w:numId w:val="67"/>
        </w:numPr>
      </w:pPr>
      <w:r w:rsidRPr="00003573">
        <w:t>Standard</w:t>
      </w:r>
    </w:p>
    <w:p w14:paraId="2BD17C0B" w14:textId="77777777" w:rsidR="00003573" w:rsidRPr="00003573" w:rsidRDefault="00003573" w:rsidP="00003573">
      <w:pPr>
        <w:numPr>
          <w:ilvl w:val="0"/>
          <w:numId w:val="67"/>
        </w:numPr>
      </w:pPr>
      <w:r w:rsidRPr="00003573">
        <w:t>Professional</w:t>
      </w:r>
    </w:p>
    <w:p w14:paraId="1E908C36" w14:textId="77777777" w:rsidR="00003573" w:rsidRPr="00003573" w:rsidRDefault="00003573" w:rsidP="00003573">
      <w:pPr>
        <w:numPr>
          <w:ilvl w:val="0"/>
          <w:numId w:val="67"/>
        </w:numPr>
      </w:pPr>
      <w:r w:rsidRPr="00003573">
        <w:t>Enterprise</w:t>
      </w:r>
    </w:p>
    <w:p w14:paraId="2A5FC1C5" w14:textId="77777777" w:rsidR="00003573" w:rsidRPr="00003573" w:rsidRDefault="00003573" w:rsidP="00003573">
      <w:r w:rsidRPr="00003573">
        <w:rPr>
          <w:b/>
          <w:bCs/>
        </w:rPr>
        <w:t>Cache / Update frequency:</w:t>
      </w:r>
      <w:r w:rsidRPr="00003573">
        <w:t> Data is updated only as needed, every 30 seconds.</w:t>
      </w:r>
      <w:r w:rsidRPr="00003573">
        <w:br/>
      </w:r>
      <w:r w:rsidRPr="00003573">
        <w:rPr>
          <w:b/>
          <w:bCs/>
        </w:rPr>
        <w:t>Plan credit use:</w:t>
      </w:r>
      <w:r w:rsidRPr="00003573">
        <w:t> 1 API call credit per request + 1 call credit per 200 cryptocurrencies returned (rounded up) and 1 call credit per convert option beyond the first.</w:t>
      </w:r>
      <w:r w:rsidRPr="00003573">
        <w:br/>
      </w:r>
      <w:r w:rsidRPr="00003573">
        <w:rPr>
          <w:b/>
          <w:bCs/>
        </w:rPr>
        <w:t>CMC equivalent pages:</w:t>
      </w:r>
      <w:r w:rsidRPr="00003573">
        <w:t> Our Cryptocurrency Category page </w:t>
      </w:r>
      <w:hyperlink r:id="rId216" w:history="1">
        <w:r w:rsidRPr="00003573">
          <w:rPr>
            <w:rStyle w:val="Hyperlink"/>
          </w:rPr>
          <w:t>coinmarketcap.com/cryptocurrency-category/</w:t>
        </w:r>
      </w:hyperlink>
      <w:r w:rsidRPr="00003573">
        <w:t>.</w:t>
      </w:r>
    </w:p>
    <w:p w14:paraId="3699675A" w14:textId="77777777" w:rsidR="00003573" w:rsidRPr="00003573" w:rsidRDefault="00003573" w:rsidP="00003573">
      <w:pPr>
        <w:rPr>
          <w:b/>
          <w:bCs/>
        </w:rPr>
      </w:pPr>
      <w:r w:rsidRPr="00003573">
        <w:rPr>
          <w:b/>
          <w:bCs/>
        </w:rPr>
        <w:t>Parameters</w:t>
      </w:r>
    </w:p>
    <w:p w14:paraId="361EB7CB" w14:textId="77777777" w:rsidR="00003573" w:rsidRPr="00003573" w:rsidRDefault="00003573" w:rsidP="00003573">
      <w:r w:rsidRPr="00003573">
        <w:t>query Parameters ?</w:t>
      </w:r>
    </w:p>
    <w:p w14:paraId="537DC741" w14:textId="77777777" w:rsidR="00003573" w:rsidRPr="00003573" w:rsidRDefault="00003573" w:rsidP="00003573">
      <w:r w:rsidRPr="00003573">
        <w:t> id</w:t>
      </w:r>
    </w:p>
    <w:p w14:paraId="1B51E0A8" w14:textId="77777777" w:rsidR="00003573" w:rsidRPr="00003573" w:rsidRDefault="00003573" w:rsidP="00003573">
      <w:r w:rsidRPr="00003573">
        <w:t>string </w:t>
      </w:r>
      <w:r w:rsidRPr="00003573">
        <w:rPr>
          <w:b/>
          <w:bCs/>
        </w:rPr>
        <w:t>Required</w:t>
      </w:r>
    </w:p>
    <w:p w14:paraId="2F2450EB" w14:textId="77777777" w:rsidR="00003573" w:rsidRPr="00003573" w:rsidRDefault="00003573" w:rsidP="00003573">
      <w:r w:rsidRPr="00003573">
        <w:t>The Category ID. This can be found using the Categories API.</w:t>
      </w:r>
    </w:p>
    <w:p w14:paraId="1F411094" w14:textId="77777777" w:rsidR="00003573" w:rsidRPr="00003573" w:rsidRDefault="00003573" w:rsidP="00003573">
      <w:r w:rsidRPr="00003573">
        <w:t> start</w:t>
      </w:r>
    </w:p>
    <w:p w14:paraId="1E25C300" w14:textId="77777777" w:rsidR="00003573" w:rsidRPr="00003573" w:rsidRDefault="00003573" w:rsidP="00003573">
      <w:r w:rsidRPr="00003573">
        <w:t>integer &gt;= 1</w:t>
      </w:r>
    </w:p>
    <w:p w14:paraId="29B6AA8C" w14:textId="77777777" w:rsidR="00003573" w:rsidRPr="00003573" w:rsidRDefault="00003573" w:rsidP="00003573">
      <w:r w:rsidRPr="00003573">
        <w:t>1</w:t>
      </w:r>
    </w:p>
    <w:p w14:paraId="5FB984A4" w14:textId="77777777" w:rsidR="00003573" w:rsidRPr="00003573" w:rsidRDefault="00003573" w:rsidP="00003573">
      <w:r w:rsidRPr="00003573">
        <w:t>Optionally offset the start (1-based index) of the paginated list of coins to return.</w:t>
      </w:r>
    </w:p>
    <w:p w14:paraId="6B2261DD" w14:textId="77777777" w:rsidR="00003573" w:rsidRPr="00003573" w:rsidRDefault="00003573" w:rsidP="00003573">
      <w:r w:rsidRPr="00003573">
        <w:t> limit</w:t>
      </w:r>
    </w:p>
    <w:p w14:paraId="211156C5" w14:textId="77777777" w:rsidR="00003573" w:rsidRPr="00003573" w:rsidRDefault="00003573" w:rsidP="00003573">
      <w:r w:rsidRPr="00003573">
        <w:t>integer [ 1 .. 1000 ]</w:t>
      </w:r>
    </w:p>
    <w:p w14:paraId="313A843B" w14:textId="77777777" w:rsidR="00003573" w:rsidRPr="00003573" w:rsidRDefault="00003573" w:rsidP="00003573">
      <w:r w:rsidRPr="00003573">
        <w:t>100</w:t>
      </w:r>
    </w:p>
    <w:p w14:paraId="2CEF9BE8" w14:textId="77777777" w:rsidR="00003573" w:rsidRPr="00003573" w:rsidRDefault="00003573" w:rsidP="00003573">
      <w:r w:rsidRPr="00003573">
        <w:t>Optionally specify the number of coins to return. Use this parameter and the "start" parameter to determine your own pagination size.</w:t>
      </w:r>
    </w:p>
    <w:p w14:paraId="7F3CF044" w14:textId="77777777" w:rsidR="00003573" w:rsidRPr="00003573" w:rsidRDefault="00003573" w:rsidP="00003573">
      <w:r w:rsidRPr="00003573">
        <w:t> convert</w:t>
      </w:r>
    </w:p>
    <w:p w14:paraId="5FDA4A80" w14:textId="77777777" w:rsidR="00003573" w:rsidRPr="00003573" w:rsidRDefault="00003573" w:rsidP="00003573">
      <w:r w:rsidRPr="00003573">
        <w:t>string</w:t>
      </w:r>
    </w:p>
    <w:p w14:paraId="5468FC9F" w14:textId="77777777" w:rsidR="00003573" w:rsidRPr="00003573" w:rsidRDefault="00003573" w:rsidP="00003573">
      <w:r w:rsidRPr="00003573">
        <w:t>Optionally calculate market quotes in up to 120 currencies at once by passing a comma-separated list of cryptocurrency or fiat currency symbols. Each additional convert option beyond the first requires an additional call credit. A list of supported fiat options can be found </w:t>
      </w:r>
      <w:hyperlink r:id="rId217" w:anchor="section/Standards-and-Conventions" w:history="1">
        <w:r w:rsidRPr="00003573">
          <w:rPr>
            <w:rStyle w:val="Hyperlink"/>
          </w:rPr>
          <w:t>here</w:t>
        </w:r>
      </w:hyperlink>
      <w:r w:rsidRPr="00003573">
        <w:t>. Each conversion is returned in its own "quote" object.</w:t>
      </w:r>
    </w:p>
    <w:p w14:paraId="5AB03DB8" w14:textId="77777777" w:rsidR="00003573" w:rsidRPr="00003573" w:rsidRDefault="00003573" w:rsidP="00003573">
      <w:r w:rsidRPr="00003573">
        <w:t> convert_id</w:t>
      </w:r>
    </w:p>
    <w:p w14:paraId="363CB381" w14:textId="77777777" w:rsidR="00003573" w:rsidRPr="00003573" w:rsidRDefault="00003573" w:rsidP="00003573">
      <w:r w:rsidRPr="00003573">
        <w:t>string</w:t>
      </w:r>
    </w:p>
    <w:p w14:paraId="51BF38C6"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2FF1E6C3" w14:textId="77777777" w:rsidR="00003573" w:rsidRPr="00003573" w:rsidRDefault="00003573" w:rsidP="00003573">
      <w:r w:rsidRPr="00003573">
        <w:t>Responses</w:t>
      </w:r>
    </w:p>
    <w:p w14:paraId="6E2E90B7" w14:textId="77777777" w:rsidR="00003573" w:rsidRPr="00003573" w:rsidRDefault="00003573" w:rsidP="00003573">
      <w:r w:rsidRPr="00003573">
        <w:t>200 Successful</w:t>
      </w:r>
    </w:p>
    <w:p w14:paraId="0B72C06F"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7E3EB70B" w14:textId="77777777">
        <w:tc>
          <w:tcPr>
            <w:tcW w:w="0" w:type="auto"/>
            <w:noWrap/>
            <w:tcMar>
              <w:top w:w="150" w:type="dxa"/>
              <w:left w:w="0" w:type="dxa"/>
              <w:bottom w:w="150" w:type="dxa"/>
              <w:right w:w="0" w:type="dxa"/>
            </w:tcMar>
            <w:hideMark/>
          </w:tcPr>
          <w:p w14:paraId="4C4D10DB"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438C73AE" w14:textId="77777777" w:rsidR="00003573" w:rsidRPr="00003573" w:rsidRDefault="00003573" w:rsidP="00003573">
            <w:r w:rsidRPr="00003573">
              <w:t>Results of your query returned as an object map.</w:t>
            </w:r>
          </w:p>
        </w:tc>
      </w:tr>
      <w:tr w:rsidR="00003573" w:rsidRPr="00003573" w14:paraId="11B10FDC" w14:textId="77777777">
        <w:tc>
          <w:tcPr>
            <w:tcW w:w="0" w:type="auto"/>
            <w:gridSpan w:val="2"/>
            <w:tcMar>
              <w:top w:w="0" w:type="dxa"/>
              <w:left w:w="150" w:type="dxa"/>
              <w:bottom w:w="0" w:type="dxa"/>
              <w:right w:w="150" w:type="dxa"/>
            </w:tcMar>
            <w:vAlign w:val="center"/>
            <w:hideMark/>
          </w:tcPr>
          <w:p w14:paraId="47012339" w14:textId="77777777" w:rsidR="00003573" w:rsidRPr="00003573" w:rsidRDefault="00003573" w:rsidP="00003573"/>
        </w:tc>
      </w:tr>
      <w:tr w:rsidR="00003573" w:rsidRPr="00003573" w14:paraId="4E0B45B4" w14:textId="77777777">
        <w:tc>
          <w:tcPr>
            <w:tcW w:w="0" w:type="auto"/>
            <w:noWrap/>
            <w:tcMar>
              <w:top w:w="150" w:type="dxa"/>
              <w:left w:w="0" w:type="dxa"/>
              <w:bottom w:w="150" w:type="dxa"/>
              <w:right w:w="0" w:type="dxa"/>
            </w:tcMar>
            <w:hideMark/>
          </w:tcPr>
          <w:p w14:paraId="50BA2FB5"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11C502DB" w14:textId="77777777" w:rsidR="00003573" w:rsidRPr="00003573" w:rsidRDefault="00003573" w:rsidP="00003573">
            <w:r w:rsidRPr="00003573">
              <w:t>Standardized status object for API calls.</w:t>
            </w:r>
          </w:p>
        </w:tc>
      </w:tr>
      <w:tr w:rsidR="00003573" w:rsidRPr="00003573" w14:paraId="75648035" w14:textId="77777777">
        <w:tc>
          <w:tcPr>
            <w:tcW w:w="0" w:type="auto"/>
            <w:gridSpan w:val="2"/>
            <w:tcBorders>
              <w:left w:val="nil"/>
            </w:tcBorders>
            <w:tcMar>
              <w:top w:w="0" w:type="dxa"/>
              <w:left w:w="150" w:type="dxa"/>
              <w:bottom w:w="0" w:type="dxa"/>
              <w:right w:w="150" w:type="dxa"/>
            </w:tcMar>
            <w:vAlign w:val="center"/>
            <w:hideMark/>
          </w:tcPr>
          <w:p w14:paraId="217DE26F" w14:textId="77777777" w:rsidR="00003573" w:rsidRPr="00003573" w:rsidRDefault="00003573" w:rsidP="00003573"/>
        </w:tc>
      </w:tr>
    </w:tbl>
    <w:p w14:paraId="2B9760D3" w14:textId="77777777" w:rsidR="00003573" w:rsidRPr="00003573" w:rsidRDefault="00003573" w:rsidP="00003573">
      <w:r w:rsidRPr="00003573">
        <w:t>400 Bad Request</w:t>
      </w:r>
    </w:p>
    <w:p w14:paraId="696A43F5" w14:textId="77777777" w:rsidR="00003573" w:rsidRPr="00003573" w:rsidRDefault="00003573" w:rsidP="00003573">
      <w:r w:rsidRPr="00003573">
        <w:t>401 Unauthorized</w:t>
      </w:r>
    </w:p>
    <w:p w14:paraId="2CBE0EE2" w14:textId="77777777" w:rsidR="00003573" w:rsidRPr="00003573" w:rsidRDefault="00003573" w:rsidP="00003573">
      <w:r w:rsidRPr="00003573">
        <w:t>403 Forbidden</w:t>
      </w:r>
    </w:p>
    <w:p w14:paraId="124DB7C4" w14:textId="77777777" w:rsidR="00003573" w:rsidRPr="00003573" w:rsidRDefault="00003573" w:rsidP="00003573">
      <w:r w:rsidRPr="00003573">
        <w:t>429 Too Many Requests</w:t>
      </w:r>
    </w:p>
    <w:p w14:paraId="4A8F8E81" w14:textId="77777777" w:rsidR="00003573" w:rsidRPr="00003573" w:rsidRDefault="00003573" w:rsidP="00003573">
      <w:r w:rsidRPr="00003573">
        <w:t>500 Internal Server Error</w:t>
      </w:r>
    </w:p>
    <w:p w14:paraId="005ABC77" w14:textId="77777777" w:rsidR="00003573" w:rsidRPr="00003573" w:rsidRDefault="00003573" w:rsidP="00003573">
      <w:pPr>
        <w:rPr>
          <w:b/>
          <w:bCs/>
        </w:rPr>
      </w:pPr>
      <w:r w:rsidRPr="00003573">
        <w:rPr>
          <w:b/>
          <w:bCs/>
        </w:rPr>
        <w:t>get</w:t>
      </w:r>
    </w:p>
    <w:p w14:paraId="33FCCD4A" w14:textId="77777777" w:rsidR="00003573" w:rsidRPr="00003573" w:rsidRDefault="00003573" w:rsidP="00003573">
      <w:r w:rsidRPr="00003573">
        <w:t> /v1/cryptocurrency/category</w:t>
      </w:r>
    </w:p>
    <w:p w14:paraId="045C623C" w14:textId="77777777" w:rsidR="00003573" w:rsidRPr="00003573" w:rsidRDefault="00003573" w:rsidP="00003573">
      <w:r w:rsidRPr="00003573">
        <w:t>Server URL</w:t>
      </w:r>
    </w:p>
    <w:p w14:paraId="67314B32" w14:textId="77777777" w:rsidR="00003573" w:rsidRPr="00003573" w:rsidRDefault="00003573" w:rsidP="00003573">
      <w:r w:rsidRPr="00003573">
        <w:t>https://pro-api.coinmarketcap.com/v1/cryptocurrency/category</w:t>
      </w:r>
    </w:p>
    <w:p w14:paraId="691EAE3B" w14:textId="77777777" w:rsidR="00003573" w:rsidRPr="00003573" w:rsidRDefault="00003573" w:rsidP="00003573">
      <w:r w:rsidRPr="00003573">
        <w:br/>
        <w:t>Response samples</w:t>
      </w:r>
    </w:p>
    <w:p w14:paraId="590EEAF1" w14:textId="77777777" w:rsidR="00003573" w:rsidRPr="00003573" w:rsidRDefault="00003573" w:rsidP="00003573">
      <w:pPr>
        <w:numPr>
          <w:ilvl w:val="0"/>
          <w:numId w:val="68"/>
        </w:numPr>
      </w:pPr>
      <w:r w:rsidRPr="00003573">
        <w:t>200 Successful</w:t>
      </w:r>
    </w:p>
    <w:p w14:paraId="2C5813C4" w14:textId="77777777" w:rsidR="00003573" w:rsidRPr="00003573" w:rsidRDefault="00003573" w:rsidP="00003573">
      <w:pPr>
        <w:numPr>
          <w:ilvl w:val="0"/>
          <w:numId w:val="68"/>
        </w:numPr>
      </w:pPr>
      <w:r w:rsidRPr="00003573">
        <w:t>400 Bad Request</w:t>
      </w:r>
    </w:p>
    <w:p w14:paraId="49FB157A" w14:textId="77777777" w:rsidR="00003573" w:rsidRPr="00003573" w:rsidRDefault="00003573" w:rsidP="00003573">
      <w:pPr>
        <w:numPr>
          <w:ilvl w:val="0"/>
          <w:numId w:val="68"/>
        </w:numPr>
      </w:pPr>
      <w:r w:rsidRPr="00003573">
        <w:t>401 Unauthorized</w:t>
      </w:r>
    </w:p>
    <w:p w14:paraId="4073C9E7" w14:textId="77777777" w:rsidR="00003573" w:rsidRPr="00003573" w:rsidRDefault="00003573" w:rsidP="00003573">
      <w:pPr>
        <w:numPr>
          <w:ilvl w:val="0"/>
          <w:numId w:val="68"/>
        </w:numPr>
      </w:pPr>
      <w:r w:rsidRPr="00003573">
        <w:t>403 Forbidden</w:t>
      </w:r>
    </w:p>
    <w:p w14:paraId="351581EE" w14:textId="77777777" w:rsidR="00003573" w:rsidRPr="00003573" w:rsidRDefault="00003573" w:rsidP="00003573">
      <w:pPr>
        <w:numPr>
          <w:ilvl w:val="0"/>
          <w:numId w:val="68"/>
        </w:numPr>
      </w:pPr>
      <w:r w:rsidRPr="00003573">
        <w:t>429 Too Many Requests</w:t>
      </w:r>
    </w:p>
    <w:p w14:paraId="1526473A" w14:textId="77777777" w:rsidR="00003573" w:rsidRPr="00003573" w:rsidRDefault="00003573" w:rsidP="00003573">
      <w:pPr>
        <w:numPr>
          <w:ilvl w:val="0"/>
          <w:numId w:val="68"/>
        </w:numPr>
      </w:pPr>
      <w:r w:rsidRPr="00003573">
        <w:t>500 Internal Server Error</w:t>
      </w:r>
    </w:p>
    <w:p w14:paraId="788745A6" w14:textId="77777777" w:rsidR="00003573" w:rsidRPr="00003573" w:rsidRDefault="00003573" w:rsidP="00003573">
      <w:r w:rsidRPr="00003573">
        <w:t>{</w:t>
      </w:r>
    </w:p>
    <w:p w14:paraId="7887D961" w14:textId="77777777" w:rsidR="00003573" w:rsidRPr="00003573" w:rsidRDefault="00003573" w:rsidP="00003573">
      <w:pPr>
        <w:numPr>
          <w:ilvl w:val="0"/>
          <w:numId w:val="69"/>
        </w:numPr>
      </w:pPr>
      <w:r w:rsidRPr="00003573">
        <w:t>"data": {</w:t>
      </w:r>
    </w:p>
    <w:p w14:paraId="0EAB439F" w14:textId="77777777" w:rsidR="00003573" w:rsidRPr="00003573" w:rsidRDefault="00003573" w:rsidP="00003573">
      <w:pPr>
        <w:numPr>
          <w:ilvl w:val="1"/>
          <w:numId w:val="69"/>
        </w:numPr>
      </w:pPr>
      <w:r w:rsidRPr="00003573">
        <w:t>"id": "605e2ce9d41eae1066535f7c",</w:t>
      </w:r>
    </w:p>
    <w:p w14:paraId="5B4DD518" w14:textId="77777777" w:rsidR="00003573" w:rsidRPr="00003573" w:rsidRDefault="00003573" w:rsidP="00003573">
      <w:pPr>
        <w:numPr>
          <w:ilvl w:val="1"/>
          <w:numId w:val="69"/>
        </w:numPr>
      </w:pPr>
      <w:r w:rsidRPr="00003573">
        <w:t>"name": "A16Z Portfolio",</w:t>
      </w:r>
    </w:p>
    <w:p w14:paraId="53F4EB9C" w14:textId="77777777" w:rsidR="00003573" w:rsidRPr="00003573" w:rsidRDefault="00003573" w:rsidP="00003573">
      <w:pPr>
        <w:numPr>
          <w:ilvl w:val="1"/>
          <w:numId w:val="69"/>
        </w:numPr>
      </w:pPr>
      <w:r w:rsidRPr="00003573">
        <w:t>"title": "A16Z Portfolio",</w:t>
      </w:r>
    </w:p>
    <w:p w14:paraId="75FF9D1B" w14:textId="77777777" w:rsidR="00003573" w:rsidRPr="00003573" w:rsidRDefault="00003573" w:rsidP="00003573">
      <w:pPr>
        <w:numPr>
          <w:ilvl w:val="1"/>
          <w:numId w:val="69"/>
        </w:numPr>
      </w:pPr>
      <w:r w:rsidRPr="00003573">
        <w:t>"description": "A16Z Portfolio",</w:t>
      </w:r>
    </w:p>
    <w:p w14:paraId="6A3B020D" w14:textId="77777777" w:rsidR="00003573" w:rsidRPr="00003573" w:rsidRDefault="00003573" w:rsidP="00003573">
      <w:pPr>
        <w:numPr>
          <w:ilvl w:val="1"/>
          <w:numId w:val="69"/>
        </w:numPr>
      </w:pPr>
      <w:r w:rsidRPr="00003573">
        <w:t>"num_tokens": 12,</w:t>
      </w:r>
    </w:p>
    <w:p w14:paraId="74CAA6A1" w14:textId="77777777" w:rsidR="00003573" w:rsidRPr="00003573" w:rsidRDefault="00003573" w:rsidP="00003573">
      <w:pPr>
        <w:numPr>
          <w:ilvl w:val="1"/>
          <w:numId w:val="69"/>
        </w:numPr>
      </w:pPr>
      <w:r w:rsidRPr="00003573">
        <w:t>"avg_price_change": 0.61305157,</w:t>
      </w:r>
    </w:p>
    <w:p w14:paraId="1D675CA3" w14:textId="77777777" w:rsidR="00003573" w:rsidRPr="00003573" w:rsidRDefault="00003573" w:rsidP="00003573">
      <w:pPr>
        <w:numPr>
          <w:ilvl w:val="1"/>
          <w:numId w:val="69"/>
        </w:numPr>
      </w:pPr>
      <w:r w:rsidRPr="00003573">
        <w:t>"market_cap": 29429241867.031097,</w:t>
      </w:r>
    </w:p>
    <w:p w14:paraId="21598D4B" w14:textId="77777777" w:rsidR="00003573" w:rsidRPr="00003573" w:rsidRDefault="00003573" w:rsidP="00003573">
      <w:pPr>
        <w:numPr>
          <w:ilvl w:val="1"/>
          <w:numId w:val="69"/>
        </w:numPr>
      </w:pPr>
      <w:r w:rsidRPr="00003573">
        <w:t>"market_cap_change": 3.049044106496,</w:t>
      </w:r>
    </w:p>
    <w:p w14:paraId="038E32F1" w14:textId="77777777" w:rsidR="00003573" w:rsidRPr="00003573" w:rsidRDefault="00003573" w:rsidP="00003573">
      <w:pPr>
        <w:numPr>
          <w:ilvl w:val="1"/>
          <w:numId w:val="69"/>
        </w:numPr>
      </w:pPr>
      <w:r w:rsidRPr="00003573">
        <w:t>"volume": 4103706600.0391645,</w:t>
      </w:r>
    </w:p>
    <w:p w14:paraId="0144FFFA" w14:textId="77777777" w:rsidR="00003573" w:rsidRPr="00003573" w:rsidRDefault="00003573" w:rsidP="00003573">
      <w:pPr>
        <w:numPr>
          <w:ilvl w:val="1"/>
          <w:numId w:val="69"/>
        </w:numPr>
      </w:pPr>
      <w:r w:rsidRPr="00003573">
        <w:t>"volume_change": -10.538325849854,</w:t>
      </w:r>
    </w:p>
    <w:p w14:paraId="4F1CC4AE" w14:textId="77777777" w:rsidR="00003573" w:rsidRPr="00003573" w:rsidRDefault="00003573" w:rsidP="00003573">
      <w:pPr>
        <w:numPr>
          <w:ilvl w:val="1"/>
          <w:numId w:val="69"/>
        </w:numPr>
      </w:pPr>
      <w:r w:rsidRPr="00003573">
        <w:t>"coins": [</w:t>
      </w:r>
    </w:p>
    <w:p w14:paraId="1DB21D28" w14:textId="77777777" w:rsidR="00003573" w:rsidRPr="00003573" w:rsidRDefault="00003573" w:rsidP="00003573">
      <w:pPr>
        <w:numPr>
          <w:ilvl w:val="2"/>
          <w:numId w:val="69"/>
        </w:numPr>
      </w:pPr>
      <w:r w:rsidRPr="00003573">
        <w:t>{</w:t>
      </w:r>
    </w:p>
    <w:p w14:paraId="55155395" w14:textId="77777777" w:rsidR="00003573" w:rsidRPr="00003573" w:rsidRDefault="00003573" w:rsidP="00003573">
      <w:pPr>
        <w:numPr>
          <w:ilvl w:val="3"/>
          <w:numId w:val="69"/>
        </w:numPr>
      </w:pPr>
      <w:r w:rsidRPr="00003573">
        <w:t>"id": 1,</w:t>
      </w:r>
    </w:p>
    <w:p w14:paraId="2E3462FB" w14:textId="77777777" w:rsidR="00003573" w:rsidRPr="00003573" w:rsidRDefault="00003573" w:rsidP="00003573">
      <w:pPr>
        <w:numPr>
          <w:ilvl w:val="3"/>
          <w:numId w:val="69"/>
        </w:numPr>
      </w:pPr>
      <w:r w:rsidRPr="00003573">
        <w:t>"name": "Bitcoin",</w:t>
      </w:r>
    </w:p>
    <w:p w14:paraId="2AC60795" w14:textId="77777777" w:rsidR="00003573" w:rsidRPr="00003573" w:rsidRDefault="00003573" w:rsidP="00003573">
      <w:pPr>
        <w:numPr>
          <w:ilvl w:val="3"/>
          <w:numId w:val="69"/>
        </w:numPr>
      </w:pPr>
      <w:r w:rsidRPr="00003573">
        <w:t>"symbol": "BTC",</w:t>
      </w:r>
    </w:p>
    <w:p w14:paraId="0A1DB526" w14:textId="77777777" w:rsidR="00003573" w:rsidRPr="00003573" w:rsidRDefault="00003573" w:rsidP="00003573">
      <w:pPr>
        <w:numPr>
          <w:ilvl w:val="3"/>
          <w:numId w:val="69"/>
        </w:numPr>
      </w:pPr>
      <w:r w:rsidRPr="00003573">
        <w:t>"slug": "bitcoin",</w:t>
      </w:r>
    </w:p>
    <w:p w14:paraId="30BB3A5D" w14:textId="77777777" w:rsidR="00003573" w:rsidRPr="00003573" w:rsidRDefault="00003573" w:rsidP="00003573">
      <w:pPr>
        <w:numPr>
          <w:ilvl w:val="3"/>
          <w:numId w:val="69"/>
        </w:numPr>
      </w:pPr>
      <w:r w:rsidRPr="00003573">
        <w:t>"cmc_rank": 5,</w:t>
      </w:r>
    </w:p>
    <w:p w14:paraId="19BAC72C" w14:textId="77777777" w:rsidR="00003573" w:rsidRPr="00003573" w:rsidRDefault="00003573" w:rsidP="00003573">
      <w:pPr>
        <w:numPr>
          <w:ilvl w:val="3"/>
          <w:numId w:val="69"/>
        </w:numPr>
      </w:pPr>
      <w:r w:rsidRPr="00003573">
        <w:t>"num_market_pairs": 500,</w:t>
      </w:r>
    </w:p>
    <w:p w14:paraId="2D779E1B" w14:textId="77777777" w:rsidR="00003573" w:rsidRPr="00003573" w:rsidRDefault="00003573" w:rsidP="00003573">
      <w:pPr>
        <w:numPr>
          <w:ilvl w:val="3"/>
          <w:numId w:val="69"/>
        </w:numPr>
      </w:pPr>
      <w:r w:rsidRPr="00003573">
        <w:t>"circulating_supply": 16950100,</w:t>
      </w:r>
    </w:p>
    <w:p w14:paraId="60F93159" w14:textId="77777777" w:rsidR="00003573" w:rsidRPr="00003573" w:rsidRDefault="00003573" w:rsidP="00003573">
      <w:pPr>
        <w:numPr>
          <w:ilvl w:val="3"/>
          <w:numId w:val="69"/>
        </w:numPr>
      </w:pPr>
      <w:r w:rsidRPr="00003573">
        <w:t>"total_supply": 16950100,</w:t>
      </w:r>
    </w:p>
    <w:p w14:paraId="52E6FE5E" w14:textId="77777777" w:rsidR="00003573" w:rsidRPr="00003573" w:rsidRDefault="00003573" w:rsidP="00003573">
      <w:pPr>
        <w:numPr>
          <w:ilvl w:val="3"/>
          <w:numId w:val="69"/>
        </w:numPr>
      </w:pPr>
      <w:r w:rsidRPr="00003573">
        <w:t>"max_supply": 21000000,</w:t>
      </w:r>
    </w:p>
    <w:p w14:paraId="02B95097" w14:textId="77777777" w:rsidR="00003573" w:rsidRPr="00003573" w:rsidRDefault="00003573" w:rsidP="00003573">
      <w:pPr>
        <w:numPr>
          <w:ilvl w:val="3"/>
          <w:numId w:val="69"/>
        </w:numPr>
      </w:pPr>
      <w:r w:rsidRPr="00003573">
        <w:t>"last_updated": "2018-06-02T22:51:28.209Z",</w:t>
      </w:r>
    </w:p>
    <w:p w14:paraId="1A556EAD" w14:textId="77777777" w:rsidR="00003573" w:rsidRPr="00003573" w:rsidRDefault="00003573" w:rsidP="00003573">
      <w:pPr>
        <w:numPr>
          <w:ilvl w:val="3"/>
          <w:numId w:val="69"/>
        </w:numPr>
      </w:pPr>
      <w:r w:rsidRPr="00003573">
        <w:t>"date_added": "2013-04-28T00:00:00.000Z",</w:t>
      </w:r>
    </w:p>
    <w:p w14:paraId="5A8390B4" w14:textId="77777777" w:rsidR="00003573" w:rsidRPr="00003573" w:rsidRDefault="00003573" w:rsidP="00003573">
      <w:pPr>
        <w:numPr>
          <w:ilvl w:val="3"/>
          <w:numId w:val="69"/>
        </w:numPr>
      </w:pPr>
      <w:r w:rsidRPr="00003573">
        <w:t>"tags": [</w:t>
      </w:r>
    </w:p>
    <w:p w14:paraId="04534088" w14:textId="77777777" w:rsidR="00003573" w:rsidRPr="00003573" w:rsidRDefault="00003573" w:rsidP="00003573">
      <w:pPr>
        <w:numPr>
          <w:ilvl w:val="4"/>
          <w:numId w:val="69"/>
        </w:numPr>
      </w:pPr>
      <w:r w:rsidRPr="00003573">
        <w:t>"mineable"</w:t>
      </w:r>
    </w:p>
    <w:p w14:paraId="08DF4D8B" w14:textId="77777777" w:rsidR="00003573" w:rsidRPr="00003573" w:rsidRDefault="00003573" w:rsidP="00003573">
      <w:r w:rsidRPr="00003573">
        <w:t>],</w:t>
      </w:r>
    </w:p>
    <w:p w14:paraId="79AE8072" w14:textId="77777777" w:rsidR="00003573" w:rsidRPr="00003573" w:rsidRDefault="00003573" w:rsidP="00003573">
      <w:pPr>
        <w:numPr>
          <w:ilvl w:val="3"/>
          <w:numId w:val="69"/>
        </w:numPr>
      </w:pPr>
      <w:r w:rsidRPr="00003573">
        <w:t>"platform": null,</w:t>
      </w:r>
    </w:p>
    <w:p w14:paraId="36828309" w14:textId="77777777" w:rsidR="00003573" w:rsidRPr="00003573" w:rsidRDefault="00003573" w:rsidP="00003573">
      <w:pPr>
        <w:numPr>
          <w:ilvl w:val="3"/>
          <w:numId w:val="69"/>
        </w:numPr>
      </w:pPr>
      <w:r w:rsidRPr="00003573">
        <w:t>"quote": {</w:t>
      </w:r>
    </w:p>
    <w:p w14:paraId="47E9C038" w14:textId="77777777" w:rsidR="00003573" w:rsidRPr="00003573" w:rsidRDefault="00003573" w:rsidP="00003573">
      <w:pPr>
        <w:numPr>
          <w:ilvl w:val="4"/>
          <w:numId w:val="69"/>
        </w:numPr>
      </w:pPr>
      <w:r w:rsidRPr="00003573">
        <w:t>"USD": {</w:t>
      </w:r>
    </w:p>
    <w:p w14:paraId="6D7FF6EA" w14:textId="77777777" w:rsidR="00003573" w:rsidRPr="00003573" w:rsidRDefault="00003573" w:rsidP="00003573">
      <w:pPr>
        <w:numPr>
          <w:ilvl w:val="5"/>
          <w:numId w:val="69"/>
        </w:numPr>
      </w:pPr>
      <w:r w:rsidRPr="00003573">
        <w:t>"price": 9283.92,</w:t>
      </w:r>
    </w:p>
    <w:p w14:paraId="61304F4A" w14:textId="77777777" w:rsidR="00003573" w:rsidRPr="00003573" w:rsidRDefault="00003573" w:rsidP="00003573">
      <w:pPr>
        <w:numPr>
          <w:ilvl w:val="5"/>
          <w:numId w:val="69"/>
        </w:numPr>
      </w:pPr>
      <w:r w:rsidRPr="00003573">
        <w:t>"volume_24h": 7155680000,</w:t>
      </w:r>
    </w:p>
    <w:p w14:paraId="155EB376" w14:textId="77777777" w:rsidR="00003573" w:rsidRPr="00003573" w:rsidRDefault="00003573" w:rsidP="00003573">
      <w:pPr>
        <w:numPr>
          <w:ilvl w:val="5"/>
          <w:numId w:val="69"/>
        </w:numPr>
      </w:pPr>
      <w:r w:rsidRPr="00003573">
        <w:t>"percent_change_1h": -0.152774,</w:t>
      </w:r>
    </w:p>
    <w:p w14:paraId="6D1766B8" w14:textId="77777777" w:rsidR="00003573" w:rsidRPr="00003573" w:rsidRDefault="00003573" w:rsidP="00003573">
      <w:pPr>
        <w:numPr>
          <w:ilvl w:val="5"/>
          <w:numId w:val="69"/>
        </w:numPr>
      </w:pPr>
      <w:r w:rsidRPr="00003573">
        <w:t>"percent_change_24h": 0.518894,</w:t>
      </w:r>
    </w:p>
    <w:p w14:paraId="35CC8B2B" w14:textId="77777777" w:rsidR="00003573" w:rsidRPr="00003573" w:rsidRDefault="00003573" w:rsidP="00003573">
      <w:pPr>
        <w:numPr>
          <w:ilvl w:val="5"/>
          <w:numId w:val="69"/>
        </w:numPr>
      </w:pPr>
      <w:r w:rsidRPr="00003573">
        <w:t>"percent_change_7d": 0.986573,</w:t>
      </w:r>
    </w:p>
    <w:p w14:paraId="0303C0E0" w14:textId="77777777" w:rsidR="00003573" w:rsidRPr="00003573" w:rsidRDefault="00003573" w:rsidP="00003573">
      <w:pPr>
        <w:numPr>
          <w:ilvl w:val="5"/>
          <w:numId w:val="69"/>
        </w:numPr>
      </w:pPr>
      <w:r w:rsidRPr="00003573">
        <w:t>"market_cap": 158055024432,</w:t>
      </w:r>
    </w:p>
    <w:p w14:paraId="420AF318" w14:textId="77777777" w:rsidR="00003573" w:rsidRPr="00003573" w:rsidRDefault="00003573" w:rsidP="00003573">
      <w:pPr>
        <w:numPr>
          <w:ilvl w:val="5"/>
          <w:numId w:val="69"/>
        </w:numPr>
      </w:pPr>
      <w:r w:rsidRPr="00003573">
        <w:t>"last_updated": "2018-08-09T22:53:32.000Z"</w:t>
      </w:r>
    </w:p>
    <w:p w14:paraId="391CAF85" w14:textId="77777777" w:rsidR="00003573" w:rsidRPr="00003573" w:rsidRDefault="00003573" w:rsidP="00003573">
      <w:r w:rsidRPr="00003573">
        <w:t>},</w:t>
      </w:r>
    </w:p>
    <w:p w14:paraId="1C865CF5" w14:textId="77777777" w:rsidR="00003573" w:rsidRPr="00003573" w:rsidRDefault="00003573" w:rsidP="00003573">
      <w:pPr>
        <w:numPr>
          <w:ilvl w:val="4"/>
          <w:numId w:val="69"/>
        </w:numPr>
      </w:pPr>
      <w:r w:rsidRPr="00003573">
        <w:t>"BTC": {</w:t>
      </w:r>
    </w:p>
    <w:p w14:paraId="69A8DC19" w14:textId="77777777" w:rsidR="00003573" w:rsidRPr="00003573" w:rsidRDefault="00003573" w:rsidP="00003573">
      <w:pPr>
        <w:numPr>
          <w:ilvl w:val="5"/>
          <w:numId w:val="69"/>
        </w:numPr>
      </w:pPr>
      <w:r w:rsidRPr="00003573">
        <w:t>"price": 1,</w:t>
      </w:r>
    </w:p>
    <w:p w14:paraId="0E1094A9" w14:textId="77777777" w:rsidR="00003573" w:rsidRPr="00003573" w:rsidRDefault="00003573" w:rsidP="00003573">
      <w:pPr>
        <w:numPr>
          <w:ilvl w:val="5"/>
          <w:numId w:val="69"/>
        </w:numPr>
      </w:pPr>
      <w:r w:rsidRPr="00003573">
        <w:t>"volume_24h": 772012,</w:t>
      </w:r>
    </w:p>
    <w:p w14:paraId="2D23C840" w14:textId="77777777" w:rsidR="00003573" w:rsidRPr="00003573" w:rsidRDefault="00003573" w:rsidP="00003573">
      <w:pPr>
        <w:numPr>
          <w:ilvl w:val="5"/>
          <w:numId w:val="69"/>
        </w:numPr>
      </w:pPr>
      <w:r w:rsidRPr="00003573">
        <w:t>"percent_change_1h": 0,</w:t>
      </w:r>
    </w:p>
    <w:p w14:paraId="50C60336" w14:textId="77777777" w:rsidR="00003573" w:rsidRPr="00003573" w:rsidRDefault="00003573" w:rsidP="00003573">
      <w:pPr>
        <w:numPr>
          <w:ilvl w:val="5"/>
          <w:numId w:val="69"/>
        </w:numPr>
      </w:pPr>
      <w:r w:rsidRPr="00003573">
        <w:t>"percent_change_24h": 0,</w:t>
      </w:r>
    </w:p>
    <w:p w14:paraId="5775FECA" w14:textId="77777777" w:rsidR="00003573" w:rsidRPr="00003573" w:rsidRDefault="00003573" w:rsidP="00003573">
      <w:pPr>
        <w:numPr>
          <w:ilvl w:val="5"/>
          <w:numId w:val="69"/>
        </w:numPr>
      </w:pPr>
      <w:r w:rsidRPr="00003573">
        <w:t>"percent_change_7d": 0,</w:t>
      </w:r>
    </w:p>
    <w:p w14:paraId="64BC72DB" w14:textId="77777777" w:rsidR="00003573" w:rsidRPr="00003573" w:rsidRDefault="00003573" w:rsidP="00003573">
      <w:pPr>
        <w:numPr>
          <w:ilvl w:val="5"/>
          <w:numId w:val="69"/>
        </w:numPr>
      </w:pPr>
      <w:r w:rsidRPr="00003573">
        <w:t>"market_cap": 17024600,</w:t>
      </w:r>
    </w:p>
    <w:p w14:paraId="2C8F35D8" w14:textId="77777777" w:rsidR="00003573" w:rsidRPr="00003573" w:rsidRDefault="00003573" w:rsidP="00003573">
      <w:pPr>
        <w:numPr>
          <w:ilvl w:val="5"/>
          <w:numId w:val="69"/>
        </w:numPr>
      </w:pPr>
      <w:r w:rsidRPr="00003573">
        <w:t>"last_updated": "2018-08-09T22:53:32.000Z"</w:t>
      </w:r>
    </w:p>
    <w:p w14:paraId="0D1163BB" w14:textId="77777777" w:rsidR="00003573" w:rsidRPr="00003573" w:rsidRDefault="00003573" w:rsidP="00003573">
      <w:r w:rsidRPr="00003573">
        <w:t>}</w:t>
      </w:r>
    </w:p>
    <w:p w14:paraId="6F2BC29D" w14:textId="77777777" w:rsidR="00003573" w:rsidRPr="00003573" w:rsidRDefault="00003573" w:rsidP="00003573">
      <w:pPr>
        <w:numPr>
          <w:ilvl w:val="3"/>
          <w:numId w:val="69"/>
        </w:numPr>
      </w:pPr>
      <w:r w:rsidRPr="00003573">
        <w:t>}</w:t>
      </w:r>
    </w:p>
    <w:p w14:paraId="7CD5FE63" w14:textId="77777777" w:rsidR="00003573" w:rsidRPr="00003573" w:rsidRDefault="00003573" w:rsidP="00003573">
      <w:pPr>
        <w:numPr>
          <w:ilvl w:val="2"/>
          <w:numId w:val="69"/>
        </w:numPr>
      </w:pPr>
      <w:r w:rsidRPr="00003573">
        <w:t>},</w:t>
      </w:r>
    </w:p>
    <w:p w14:paraId="388D17D2" w14:textId="77777777" w:rsidR="00003573" w:rsidRPr="00003573" w:rsidRDefault="00003573" w:rsidP="00003573">
      <w:pPr>
        <w:numPr>
          <w:ilvl w:val="2"/>
          <w:numId w:val="69"/>
        </w:numPr>
      </w:pPr>
      <w:r w:rsidRPr="00003573">
        <w:t>{</w:t>
      </w:r>
    </w:p>
    <w:p w14:paraId="17D7B6DF" w14:textId="77777777" w:rsidR="00003573" w:rsidRPr="00003573" w:rsidRDefault="00003573" w:rsidP="00003573">
      <w:pPr>
        <w:numPr>
          <w:ilvl w:val="3"/>
          <w:numId w:val="69"/>
        </w:numPr>
      </w:pPr>
      <w:r w:rsidRPr="00003573">
        <w:t>"id": 1027,</w:t>
      </w:r>
    </w:p>
    <w:p w14:paraId="498F4BD9" w14:textId="77777777" w:rsidR="00003573" w:rsidRPr="00003573" w:rsidRDefault="00003573" w:rsidP="00003573">
      <w:pPr>
        <w:numPr>
          <w:ilvl w:val="3"/>
          <w:numId w:val="69"/>
        </w:numPr>
      </w:pPr>
      <w:r w:rsidRPr="00003573">
        <w:t>"name": "Ethereum",</w:t>
      </w:r>
    </w:p>
    <w:p w14:paraId="195D9E93" w14:textId="77777777" w:rsidR="00003573" w:rsidRPr="00003573" w:rsidRDefault="00003573" w:rsidP="00003573">
      <w:pPr>
        <w:numPr>
          <w:ilvl w:val="3"/>
          <w:numId w:val="69"/>
        </w:numPr>
      </w:pPr>
      <w:r w:rsidRPr="00003573">
        <w:t>"symbol": "ETH",</w:t>
      </w:r>
    </w:p>
    <w:p w14:paraId="37991F9B" w14:textId="77777777" w:rsidR="00003573" w:rsidRPr="00003573" w:rsidRDefault="00003573" w:rsidP="00003573">
      <w:pPr>
        <w:numPr>
          <w:ilvl w:val="3"/>
          <w:numId w:val="69"/>
        </w:numPr>
      </w:pPr>
      <w:r w:rsidRPr="00003573">
        <w:t>"slug": "ethereum",</w:t>
      </w:r>
    </w:p>
    <w:p w14:paraId="085E4B9D" w14:textId="77777777" w:rsidR="00003573" w:rsidRPr="00003573" w:rsidRDefault="00003573" w:rsidP="00003573">
      <w:pPr>
        <w:numPr>
          <w:ilvl w:val="3"/>
          <w:numId w:val="69"/>
        </w:numPr>
      </w:pPr>
      <w:r w:rsidRPr="00003573">
        <w:t>"num_market_pairs": 6360,</w:t>
      </w:r>
    </w:p>
    <w:p w14:paraId="24877265" w14:textId="77777777" w:rsidR="00003573" w:rsidRPr="00003573" w:rsidRDefault="00003573" w:rsidP="00003573">
      <w:pPr>
        <w:numPr>
          <w:ilvl w:val="3"/>
          <w:numId w:val="69"/>
        </w:numPr>
      </w:pPr>
      <w:r w:rsidRPr="00003573">
        <w:t>"circulating_supply": 16950100,</w:t>
      </w:r>
    </w:p>
    <w:p w14:paraId="7B3C548B" w14:textId="77777777" w:rsidR="00003573" w:rsidRPr="00003573" w:rsidRDefault="00003573" w:rsidP="00003573">
      <w:pPr>
        <w:numPr>
          <w:ilvl w:val="3"/>
          <w:numId w:val="69"/>
        </w:numPr>
      </w:pPr>
      <w:r w:rsidRPr="00003573">
        <w:t>"total_supply": 16950100,</w:t>
      </w:r>
    </w:p>
    <w:p w14:paraId="5484601E" w14:textId="77777777" w:rsidR="00003573" w:rsidRPr="00003573" w:rsidRDefault="00003573" w:rsidP="00003573">
      <w:pPr>
        <w:numPr>
          <w:ilvl w:val="3"/>
          <w:numId w:val="69"/>
        </w:numPr>
      </w:pPr>
      <w:r w:rsidRPr="00003573">
        <w:t>"max_supply": 21000000,</w:t>
      </w:r>
    </w:p>
    <w:p w14:paraId="7568300B" w14:textId="77777777" w:rsidR="00003573" w:rsidRPr="00003573" w:rsidRDefault="00003573" w:rsidP="00003573">
      <w:pPr>
        <w:numPr>
          <w:ilvl w:val="3"/>
          <w:numId w:val="69"/>
        </w:numPr>
      </w:pPr>
      <w:r w:rsidRPr="00003573">
        <w:t>"last_updated": "2018-06-02T22:51:28.209Z",</w:t>
      </w:r>
    </w:p>
    <w:p w14:paraId="39080B56" w14:textId="77777777" w:rsidR="00003573" w:rsidRPr="00003573" w:rsidRDefault="00003573" w:rsidP="00003573">
      <w:pPr>
        <w:numPr>
          <w:ilvl w:val="3"/>
          <w:numId w:val="69"/>
        </w:numPr>
      </w:pPr>
      <w:r w:rsidRPr="00003573">
        <w:t>"date_added": "2013-04-28T00:00:00.000Z",</w:t>
      </w:r>
    </w:p>
    <w:p w14:paraId="04A7A71B" w14:textId="77777777" w:rsidR="00003573" w:rsidRPr="00003573" w:rsidRDefault="00003573" w:rsidP="00003573">
      <w:pPr>
        <w:numPr>
          <w:ilvl w:val="3"/>
          <w:numId w:val="69"/>
        </w:numPr>
      </w:pPr>
      <w:r w:rsidRPr="00003573">
        <w:t>"tags": [</w:t>
      </w:r>
    </w:p>
    <w:p w14:paraId="2EC26783" w14:textId="77777777" w:rsidR="00003573" w:rsidRPr="00003573" w:rsidRDefault="00003573" w:rsidP="00003573">
      <w:pPr>
        <w:numPr>
          <w:ilvl w:val="4"/>
          <w:numId w:val="69"/>
        </w:numPr>
      </w:pPr>
      <w:r w:rsidRPr="00003573">
        <w:t>"mineable"</w:t>
      </w:r>
    </w:p>
    <w:p w14:paraId="7309E8F9" w14:textId="77777777" w:rsidR="00003573" w:rsidRPr="00003573" w:rsidRDefault="00003573" w:rsidP="00003573">
      <w:r w:rsidRPr="00003573">
        <w:t>],</w:t>
      </w:r>
    </w:p>
    <w:p w14:paraId="5E3B973C" w14:textId="77777777" w:rsidR="00003573" w:rsidRPr="00003573" w:rsidRDefault="00003573" w:rsidP="00003573">
      <w:pPr>
        <w:numPr>
          <w:ilvl w:val="3"/>
          <w:numId w:val="69"/>
        </w:numPr>
      </w:pPr>
      <w:r w:rsidRPr="00003573">
        <w:t>"platform": null,</w:t>
      </w:r>
    </w:p>
    <w:p w14:paraId="2F25BF86" w14:textId="77777777" w:rsidR="00003573" w:rsidRPr="00003573" w:rsidRDefault="00003573" w:rsidP="00003573">
      <w:pPr>
        <w:numPr>
          <w:ilvl w:val="3"/>
          <w:numId w:val="69"/>
        </w:numPr>
      </w:pPr>
      <w:r w:rsidRPr="00003573">
        <w:t>"quote": {</w:t>
      </w:r>
    </w:p>
    <w:p w14:paraId="563152A4" w14:textId="77777777" w:rsidR="00003573" w:rsidRPr="00003573" w:rsidRDefault="00003573" w:rsidP="00003573">
      <w:pPr>
        <w:numPr>
          <w:ilvl w:val="4"/>
          <w:numId w:val="69"/>
        </w:numPr>
      </w:pPr>
      <w:r w:rsidRPr="00003573">
        <w:t>"USD": {</w:t>
      </w:r>
    </w:p>
    <w:p w14:paraId="3D3C4B0D" w14:textId="77777777" w:rsidR="00003573" w:rsidRPr="00003573" w:rsidRDefault="00003573" w:rsidP="00003573">
      <w:pPr>
        <w:numPr>
          <w:ilvl w:val="5"/>
          <w:numId w:val="69"/>
        </w:numPr>
      </w:pPr>
      <w:r w:rsidRPr="00003573">
        <w:t>"price": 1283.92,</w:t>
      </w:r>
    </w:p>
    <w:p w14:paraId="4D17F3A9" w14:textId="77777777" w:rsidR="00003573" w:rsidRPr="00003573" w:rsidRDefault="00003573" w:rsidP="00003573">
      <w:pPr>
        <w:numPr>
          <w:ilvl w:val="5"/>
          <w:numId w:val="69"/>
        </w:numPr>
      </w:pPr>
      <w:r w:rsidRPr="00003573">
        <w:t>"volume_24h": 7155680000,</w:t>
      </w:r>
    </w:p>
    <w:p w14:paraId="2AEB6E3E" w14:textId="77777777" w:rsidR="00003573" w:rsidRPr="00003573" w:rsidRDefault="00003573" w:rsidP="00003573">
      <w:pPr>
        <w:numPr>
          <w:ilvl w:val="5"/>
          <w:numId w:val="69"/>
        </w:numPr>
      </w:pPr>
      <w:r w:rsidRPr="00003573">
        <w:t>"percent_change_1h": -0.152774,</w:t>
      </w:r>
    </w:p>
    <w:p w14:paraId="24F0FDD1" w14:textId="77777777" w:rsidR="00003573" w:rsidRPr="00003573" w:rsidRDefault="00003573" w:rsidP="00003573">
      <w:pPr>
        <w:numPr>
          <w:ilvl w:val="5"/>
          <w:numId w:val="69"/>
        </w:numPr>
      </w:pPr>
      <w:r w:rsidRPr="00003573">
        <w:t>"percent_change_24h": 0.518894,</w:t>
      </w:r>
    </w:p>
    <w:p w14:paraId="4C4604BB" w14:textId="77777777" w:rsidR="00003573" w:rsidRPr="00003573" w:rsidRDefault="00003573" w:rsidP="00003573">
      <w:pPr>
        <w:numPr>
          <w:ilvl w:val="5"/>
          <w:numId w:val="69"/>
        </w:numPr>
      </w:pPr>
      <w:r w:rsidRPr="00003573">
        <w:t>"percent_change_7d": 0.986573,</w:t>
      </w:r>
    </w:p>
    <w:p w14:paraId="3530508D" w14:textId="77777777" w:rsidR="00003573" w:rsidRPr="00003573" w:rsidRDefault="00003573" w:rsidP="00003573">
      <w:pPr>
        <w:numPr>
          <w:ilvl w:val="5"/>
          <w:numId w:val="69"/>
        </w:numPr>
      </w:pPr>
      <w:r w:rsidRPr="00003573">
        <w:t>"market_cap": 158055024432,</w:t>
      </w:r>
    </w:p>
    <w:p w14:paraId="198F0A2A" w14:textId="77777777" w:rsidR="00003573" w:rsidRPr="00003573" w:rsidRDefault="00003573" w:rsidP="00003573">
      <w:pPr>
        <w:numPr>
          <w:ilvl w:val="5"/>
          <w:numId w:val="69"/>
        </w:numPr>
      </w:pPr>
      <w:r w:rsidRPr="00003573">
        <w:t>"last_updated": "2018-08-09T22:53:32.000Z"</w:t>
      </w:r>
    </w:p>
    <w:p w14:paraId="1F85B80A" w14:textId="77777777" w:rsidR="00003573" w:rsidRPr="00003573" w:rsidRDefault="00003573" w:rsidP="00003573">
      <w:r w:rsidRPr="00003573">
        <w:t>},</w:t>
      </w:r>
    </w:p>
    <w:p w14:paraId="67F215BF" w14:textId="77777777" w:rsidR="00003573" w:rsidRPr="00003573" w:rsidRDefault="00003573" w:rsidP="00003573">
      <w:pPr>
        <w:numPr>
          <w:ilvl w:val="4"/>
          <w:numId w:val="69"/>
        </w:numPr>
      </w:pPr>
      <w:r w:rsidRPr="00003573">
        <w:t>"ETH": {</w:t>
      </w:r>
    </w:p>
    <w:p w14:paraId="4D39307B" w14:textId="77777777" w:rsidR="00003573" w:rsidRPr="00003573" w:rsidRDefault="00003573" w:rsidP="00003573">
      <w:pPr>
        <w:numPr>
          <w:ilvl w:val="5"/>
          <w:numId w:val="69"/>
        </w:numPr>
      </w:pPr>
      <w:r w:rsidRPr="00003573">
        <w:t>"price": 1,</w:t>
      </w:r>
    </w:p>
    <w:p w14:paraId="2605AE56" w14:textId="77777777" w:rsidR="00003573" w:rsidRPr="00003573" w:rsidRDefault="00003573" w:rsidP="00003573">
      <w:pPr>
        <w:numPr>
          <w:ilvl w:val="5"/>
          <w:numId w:val="69"/>
        </w:numPr>
      </w:pPr>
      <w:r w:rsidRPr="00003573">
        <w:t>"volume_24h": 772012,</w:t>
      </w:r>
    </w:p>
    <w:p w14:paraId="42FDCFF1" w14:textId="77777777" w:rsidR="00003573" w:rsidRPr="00003573" w:rsidRDefault="00003573" w:rsidP="00003573">
      <w:pPr>
        <w:numPr>
          <w:ilvl w:val="5"/>
          <w:numId w:val="69"/>
        </w:numPr>
      </w:pPr>
      <w:r w:rsidRPr="00003573">
        <w:t>"percent_change_1h": 0,</w:t>
      </w:r>
    </w:p>
    <w:p w14:paraId="1E1F1AF5" w14:textId="77777777" w:rsidR="00003573" w:rsidRPr="00003573" w:rsidRDefault="00003573" w:rsidP="00003573">
      <w:pPr>
        <w:numPr>
          <w:ilvl w:val="5"/>
          <w:numId w:val="69"/>
        </w:numPr>
      </w:pPr>
      <w:r w:rsidRPr="00003573">
        <w:t>"percent_change_24h": 0,</w:t>
      </w:r>
    </w:p>
    <w:p w14:paraId="2A59EAA5" w14:textId="77777777" w:rsidR="00003573" w:rsidRPr="00003573" w:rsidRDefault="00003573" w:rsidP="00003573">
      <w:pPr>
        <w:numPr>
          <w:ilvl w:val="5"/>
          <w:numId w:val="69"/>
        </w:numPr>
      </w:pPr>
      <w:r w:rsidRPr="00003573">
        <w:t>"percent_change_7d": 0,</w:t>
      </w:r>
    </w:p>
    <w:p w14:paraId="568B73E9" w14:textId="77777777" w:rsidR="00003573" w:rsidRPr="00003573" w:rsidRDefault="00003573" w:rsidP="00003573">
      <w:pPr>
        <w:numPr>
          <w:ilvl w:val="5"/>
          <w:numId w:val="69"/>
        </w:numPr>
      </w:pPr>
      <w:r w:rsidRPr="00003573">
        <w:t>"market_cap": 17024600,</w:t>
      </w:r>
    </w:p>
    <w:p w14:paraId="3EEAA5C9" w14:textId="77777777" w:rsidR="00003573" w:rsidRPr="00003573" w:rsidRDefault="00003573" w:rsidP="00003573">
      <w:pPr>
        <w:numPr>
          <w:ilvl w:val="5"/>
          <w:numId w:val="69"/>
        </w:numPr>
      </w:pPr>
      <w:r w:rsidRPr="00003573">
        <w:t>"last_updated": "2018-08-09T22:53:32.000Z"</w:t>
      </w:r>
    </w:p>
    <w:p w14:paraId="4AE6D853" w14:textId="77777777" w:rsidR="00003573" w:rsidRPr="00003573" w:rsidRDefault="00003573" w:rsidP="00003573">
      <w:r w:rsidRPr="00003573">
        <w:t>}</w:t>
      </w:r>
    </w:p>
    <w:p w14:paraId="1505CCDC" w14:textId="77777777" w:rsidR="00003573" w:rsidRPr="00003573" w:rsidRDefault="00003573" w:rsidP="00003573">
      <w:pPr>
        <w:numPr>
          <w:ilvl w:val="3"/>
          <w:numId w:val="69"/>
        </w:numPr>
      </w:pPr>
      <w:r w:rsidRPr="00003573">
        <w:t>}</w:t>
      </w:r>
    </w:p>
    <w:p w14:paraId="1A90CC32" w14:textId="77777777" w:rsidR="00003573" w:rsidRPr="00003573" w:rsidRDefault="00003573" w:rsidP="00003573">
      <w:pPr>
        <w:numPr>
          <w:ilvl w:val="2"/>
          <w:numId w:val="69"/>
        </w:numPr>
      </w:pPr>
      <w:r w:rsidRPr="00003573">
        <w:t>}</w:t>
      </w:r>
    </w:p>
    <w:p w14:paraId="3FF65D73" w14:textId="77777777" w:rsidR="00003573" w:rsidRPr="00003573" w:rsidRDefault="00003573" w:rsidP="00003573">
      <w:pPr>
        <w:numPr>
          <w:ilvl w:val="1"/>
          <w:numId w:val="69"/>
        </w:numPr>
      </w:pPr>
      <w:r w:rsidRPr="00003573">
        <w:t>],</w:t>
      </w:r>
    </w:p>
    <w:p w14:paraId="696BE2F6" w14:textId="77777777" w:rsidR="00003573" w:rsidRPr="00003573" w:rsidRDefault="00003573" w:rsidP="00003573">
      <w:pPr>
        <w:numPr>
          <w:ilvl w:val="1"/>
          <w:numId w:val="69"/>
        </w:numPr>
      </w:pPr>
      <w:r w:rsidRPr="00003573">
        <w:t>"last_updated": 1616488708878</w:t>
      </w:r>
    </w:p>
    <w:p w14:paraId="6AEEDD91" w14:textId="77777777" w:rsidR="00003573" w:rsidRPr="00003573" w:rsidRDefault="00003573" w:rsidP="00003573">
      <w:r w:rsidRPr="00003573">
        <w:t>},</w:t>
      </w:r>
    </w:p>
    <w:p w14:paraId="68B6FA96" w14:textId="77777777" w:rsidR="00003573" w:rsidRPr="00003573" w:rsidRDefault="00003573" w:rsidP="00003573">
      <w:pPr>
        <w:numPr>
          <w:ilvl w:val="0"/>
          <w:numId w:val="69"/>
        </w:numPr>
      </w:pPr>
      <w:r w:rsidRPr="00003573">
        <w:t>"status": {</w:t>
      </w:r>
    </w:p>
    <w:p w14:paraId="4EB83085" w14:textId="77777777" w:rsidR="00003573" w:rsidRPr="00003573" w:rsidRDefault="00003573" w:rsidP="00003573">
      <w:pPr>
        <w:numPr>
          <w:ilvl w:val="1"/>
          <w:numId w:val="69"/>
        </w:numPr>
      </w:pPr>
      <w:r w:rsidRPr="00003573">
        <w:t>"timestamp": "2025-11-15T22:40:28.212Z",</w:t>
      </w:r>
    </w:p>
    <w:p w14:paraId="0B2A4AF7" w14:textId="77777777" w:rsidR="00003573" w:rsidRPr="00003573" w:rsidRDefault="00003573" w:rsidP="00003573">
      <w:pPr>
        <w:numPr>
          <w:ilvl w:val="1"/>
          <w:numId w:val="69"/>
        </w:numPr>
      </w:pPr>
      <w:r w:rsidRPr="00003573">
        <w:t>"error_code": 0,</w:t>
      </w:r>
    </w:p>
    <w:p w14:paraId="708AA7BD" w14:textId="77777777" w:rsidR="00003573" w:rsidRPr="00003573" w:rsidRDefault="00003573" w:rsidP="00003573">
      <w:pPr>
        <w:numPr>
          <w:ilvl w:val="1"/>
          <w:numId w:val="69"/>
        </w:numPr>
      </w:pPr>
      <w:r w:rsidRPr="00003573">
        <w:t>"error_message": "",</w:t>
      </w:r>
    </w:p>
    <w:p w14:paraId="1251FED7" w14:textId="77777777" w:rsidR="00003573" w:rsidRPr="00003573" w:rsidRDefault="00003573" w:rsidP="00003573">
      <w:pPr>
        <w:numPr>
          <w:ilvl w:val="1"/>
          <w:numId w:val="69"/>
        </w:numPr>
      </w:pPr>
      <w:r w:rsidRPr="00003573">
        <w:t>"elapsed": 10,</w:t>
      </w:r>
    </w:p>
    <w:p w14:paraId="6EAA3746" w14:textId="77777777" w:rsidR="00003573" w:rsidRPr="00003573" w:rsidRDefault="00003573" w:rsidP="00003573">
      <w:pPr>
        <w:numPr>
          <w:ilvl w:val="1"/>
          <w:numId w:val="69"/>
        </w:numPr>
      </w:pPr>
      <w:r w:rsidRPr="00003573">
        <w:t>"credit_count": 1,</w:t>
      </w:r>
    </w:p>
    <w:p w14:paraId="131768FA" w14:textId="77777777" w:rsidR="00003573" w:rsidRPr="00003573" w:rsidRDefault="00003573" w:rsidP="00003573">
      <w:pPr>
        <w:numPr>
          <w:ilvl w:val="1"/>
          <w:numId w:val="69"/>
        </w:numPr>
      </w:pPr>
      <w:r w:rsidRPr="00003573">
        <w:t>"notice": ""</w:t>
      </w:r>
    </w:p>
    <w:p w14:paraId="0422EBB5" w14:textId="77777777" w:rsidR="00003573" w:rsidRPr="00003573" w:rsidRDefault="00003573" w:rsidP="00003573">
      <w:r w:rsidRPr="00003573">
        <w:t>}</w:t>
      </w:r>
    </w:p>
    <w:p w14:paraId="4AB92AA9" w14:textId="77777777" w:rsidR="00003573" w:rsidRPr="00003573" w:rsidRDefault="00003573" w:rsidP="00003573">
      <w:r w:rsidRPr="00003573">
        <w:t>}</w:t>
      </w:r>
    </w:p>
    <w:p w14:paraId="3CA6802B" w14:textId="77777777" w:rsidR="00003573" w:rsidRPr="00003573" w:rsidRDefault="00003573" w:rsidP="00003573">
      <w:r w:rsidRPr="00003573">
        <w:t>CoinMarketCap ID Map</w:t>
      </w:r>
    </w:p>
    <w:p w14:paraId="5A8FC53D" w14:textId="77777777" w:rsidR="00003573" w:rsidRPr="00003573" w:rsidRDefault="00003573" w:rsidP="00003573">
      <w:r w:rsidRPr="00003573">
        <w:t>Returns a mapping of all cryptocurrencies to unique CoinMarketCap ids. Per our </w:t>
      </w:r>
      <w:hyperlink r:id="rId218" w:anchor="section/Best-Practices" w:tgtFrame="_blank" w:history="1">
        <w:r w:rsidRPr="00003573">
          <w:rPr>
            <w:rStyle w:val="Hyperlink"/>
          </w:rPr>
          <w:t>Best Practices</w:t>
        </w:r>
      </w:hyperlink>
      <w:r w:rsidRPr="00003573">
        <w:t> we recommend utilizing CMC ID instead of cryptocurrency symbols to securely identify cryptocurrencies with our other endpoints and in your own application logic. Each cryptocurrency returned includes typical identifiers such as name, symbol, and token_address for flexible mapping to id.</w:t>
      </w:r>
    </w:p>
    <w:p w14:paraId="588EAA46" w14:textId="77777777" w:rsidR="00003573" w:rsidRPr="00003573" w:rsidRDefault="00003573" w:rsidP="00003573">
      <w:r w:rsidRPr="00003573">
        <w:t>By default this endpoint returns cryptocurrencies that have actively tracked markets on supported exchanges. You may receive a map of all inactive cryptocurrencies by passing listing_status=inactive. You may also receive a map of registered cryptocurrency projects that are listed but do not yet meet methodology requirements to have tracked markets via listing_status=untracked. Please review our </w:t>
      </w:r>
      <w:hyperlink r:id="rId219" w:tgtFrame="_blank" w:history="1">
        <w:r w:rsidRPr="00003573">
          <w:rPr>
            <w:rStyle w:val="Hyperlink"/>
          </w:rPr>
          <w:t>methodology documentation</w:t>
        </w:r>
      </w:hyperlink>
      <w:r w:rsidRPr="00003573">
        <w:t> for additional details on listing states.</w:t>
      </w:r>
    </w:p>
    <w:p w14:paraId="74271598" w14:textId="77777777" w:rsidR="00003573" w:rsidRPr="00003573" w:rsidRDefault="00003573" w:rsidP="00003573">
      <w:r w:rsidRPr="00003573">
        <w:t>Cryptocurrencies returned include first_historical_data and last_historical_data timestamps to conveniently reference historical date ranges available to query with historical time-series data endpoints. You may also use the aux parameter to only include properties you require to slim down the payload if calling this endpoint frequently.</w:t>
      </w:r>
    </w:p>
    <w:p w14:paraId="1A746414" w14:textId="77777777" w:rsidR="00003573" w:rsidRPr="00003573" w:rsidRDefault="00003573" w:rsidP="00003573">
      <w:r w:rsidRPr="00003573">
        <w:rPr>
          <w:b/>
          <w:bCs/>
        </w:rPr>
        <w:t>This endpoint is available on the following </w:t>
      </w:r>
      <w:hyperlink r:id="rId220" w:tgtFrame="_blank" w:history="1">
        <w:r w:rsidRPr="00003573">
          <w:rPr>
            <w:rStyle w:val="Hyperlink"/>
            <w:b/>
            <w:bCs/>
          </w:rPr>
          <w:t>API plans</w:t>
        </w:r>
      </w:hyperlink>
      <w:r w:rsidRPr="00003573">
        <w:rPr>
          <w:b/>
          <w:bCs/>
        </w:rPr>
        <w:t>:</w:t>
      </w:r>
    </w:p>
    <w:p w14:paraId="7E30107B" w14:textId="77777777" w:rsidR="00003573" w:rsidRPr="00003573" w:rsidRDefault="00003573" w:rsidP="00003573">
      <w:pPr>
        <w:numPr>
          <w:ilvl w:val="0"/>
          <w:numId w:val="70"/>
        </w:numPr>
      </w:pPr>
      <w:r w:rsidRPr="00003573">
        <w:t>Basic</w:t>
      </w:r>
    </w:p>
    <w:p w14:paraId="14F527E3" w14:textId="77777777" w:rsidR="00003573" w:rsidRPr="00003573" w:rsidRDefault="00003573" w:rsidP="00003573">
      <w:pPr>
        <w:numPr>
          <w:ilvl w:val="0"/>
          <w:numId w:val="70"/>
        </w:numPr>
      </w:pPr>
      <w:r w:rsidRPr="00003573">
        <w:t>Hobbyist</w:t>
      </w:r>
    </w:p>
    <w:p w14:paraId="1C07E3D8" w14:textId="77777777" w:rsidR="00003573" w:rsidRPr="00003573" w:rsidRDefault="00003573" w:rsidP="00003573">
      <w:pPr>
        <w:numPr>
          <w:ilvl w:val="0"/>
          <w:numId w:val="70"/>
        </w:numPr>
      </w:pPr>
      <w:r w:rsidRPr="00003573">
        <w:t>Startup</w:t>
      </w:r>
    </w:p>
    <w:p w14:paraId="75BC87AB" w14:textId="77777777" w:rsidR="00003573" w:rsidRPr="00003573" w:rsidRDefault="00003573" w:rsidP="00003573">
      <w:pPr>
        <w:numPr>
          <w:ilvl w:val="0"/>
          <w:numId w:val="70"/>
        </w:numPr>
      </w:pPr>
      <w:r w:rsidRPr="00003573">
        <w:t>Standard</w:t>
      </w:r>
    </w:p>
    <w:p w14:paraId="5CAD9FC8" w14:textId="77777777" w:rsidR="00003573" w:rsidRPr="00003573" w:rsidRDefault="00003573" w:rsidP="00003573">
      <w:pPr>
        <w:numPr>
          <w:ilvl w:val="0"/>
          <w:numId w:val="70"/>
        </w:numPr>
      </w:pPr>
      <w:r w:rsidRPr="00003573">
        <w:t>Professional</w:t>
      </w:r>
    </w:p>
    <w:p w14:paraId="0BD7B4D2" w14:textId="77777777" w:rsidR="00003573" w:rsidRPr="00003573" w:rsidRDefault="00003573" w:rsidP="00003573">
      <w:pPr>
        <w:numPr>
          <w:ilvl w:val="0"/>
          <w:numId w:val="70"/>
        </w:numPr>
      </w:pPr>
      <w:r w:rsidRPr="00003573">
        <w:t>Enterprise</w:t>
      </w:r>
    </w:p>
    <w:p w14:paraId="6D4084BF" w14:textId="77777777" w:rsidR="00003573" w:rsidRPr="00003573" w:rsidRDefault="00003573" w:rsidP="00003573">
      <w:r w:rsidRPr="00003573">
        <w:rPr>
          <w:b/>
          <w:bCs/>
        </w:rPr>
        <w:t>Cache / Update frequency:</w:t>
      </w:r>
      <w:r w:rsidRPr="00003573">
        <w:t> Mapping data is updated only as needed, every 30 seconds.</w:t>
      </w:r>
      <w:r w:rsidRPr="00003573">
        <w:br/>
      </w:r>
      <w:r w:rsidRPr="00003573">
        <w:rPr>
          <w:b/>
          <w:bCs/>
        </w:rPr>
        <w:t>Plan credit use:</w:t>
      </w:r>
      <w:r w:rsidRPr="00003573">
        <w:t> 1 API call credit per request no matter query size.</w:t>
      </w:r>
      <w:r w:rsidRPr="00003573">
        <w:br/>
      </w:r>
      <w:r w:rsidRPr="00003573">
        <w:rPr>
          <w:b/>
          <w:bCs/>
        </w:rPr>
        <w:t>CMC equivalent pages:</w:t>
      </w:r>
      <w:r w:rsidRPr="00003573">
        <w:t> No equivalent, this data is only available via API.</w:t>
      </w:r>
    </w:p>
    <w:p w14:paraId="5F3196E2" w14:textId="77777777" w:rsidR="00003573" w:rsidRPr="00003573" w:rsidRDefault="00003573" w:rsidP="00003573">
      <w:pPr>
        <w:rPr>
          <w:b/>
          <w:bCs/>
        </w:rPr>
      </w:pPr>
      <w:r w:rsidRPr="00003573">
        <w:rPr>
          <w:b/>
          <w:bCs/>
        </w:rPr>
        <w:t>Parameters</w:t>
      </w:r>
    </w:p>
    <w:p w14:paraId="0C7653EA" w14:textId="77777777" w:rsidR="00003573" w:rsidRPr="00003573" w:rsidRDefault="00003573" w:rsidP="00003573">
      <w:r w:rsidRPr="00003573">
        <w:t>query Parameters ?</w:t>
      </w:r>
    </w:p>
    <w:p w14:paraId="327DFC7E" w14:textId="77777777" w:rsidR="00003573" w:rsidRPr="00003573" w:rsidRDefault="00003573" w:rsidP="00003573">
      <w:r w:rsidRPr="00003573">
        <w:t> listing_status</w:t>
      </w:r>
    </w:p>
    <w:p w14:paraId="264C485D" w14:textId="77777777" w:rsidR="00003573" w:rsidRPr="00003573" w:rsidRDefault="00003573" w:rsidP="00003573">
      <w:r w:rsidRPr="00003573">
        <w:t>string</w:t>
      </w:r>
    </w:p>
    <w:p w14:paraId="5780E26A" w14:textId="77777777" w:rsidR="00003573" w:rsidRPr="00003573" w:rsidRDefault="00003573" w:rsidP="00003573">
      <w:r w:rsidRPr="00003573">
        <w:t>"active"</w:t>
      </w:r>
    </w:p>
    <w:p w14:paraId="067AD30E" w14:textId="77777777" w:rsidR="00003573" w:rsidRPr="00003573" w:rsidRDefault="00003573" w:rsidP="00003573">
      <w:r w:rsidRPr="00003573">
        <w:t>Only active cryptocurrencies are returned by default. Pass inactive to get a list of cryptocurrencies that are no longer active. Pass untracked to get a list of cryptocurrencies that are listed but do not yet meet methodology requirements to have tracked markets available. You may pass one or more comma-separated values.</w:t>
      </w:r>
    </w:p>
    <w:p w14:paraId="30FF6BB2" w14:textId="77777777" w:rsidR="00003573" w:rsidRPr="00003573" w:rsidRDefault="00003573" w:rsidP="00003573">
      <w:r w:rsidRPr="00003573">
        <w:t> start</w:t>
      </w:r>
    </w:p>
    <w:p w14:paraId="51D35A90" w14:textId="77777777" w:rsidR="00003573" w:rsidRPr="00003573" w:rsidRDefault="00003573" w:rsidP="00003573">
      <w:r w:rsidRPr="00003573">
        <w:t>integer &gt;= 1</w:t>
      </w:r>
    </w:p>
    <w:p w14:paraId="34462A6B" w14:textId="77777777" w:rsidR="00003573" w:rsidRPr="00003573" w:rsidRDefault="00003573" w:rsidP="00003573">
      <w:r w:rsidRPr="00003573">
        <w:t>1</w:t>
      </w:r>
    </w:p>
    <w:p w14:paraId="02D61820" w14:textId="77777777" w:rsidR="00003573" w:rsidRPr="00003573" w:rsidRDefault="00003573" w:rsidP="00003573">
      <w:r w:rsidRPr="00003573">
        <w:t>Optionally offset the start (1-based index) of the paginated list of items to return.</w:t>
      </w:r>
    </w:p>
    <w:p w14:paraId="6A684183" w14:textId="77777777" w:rsidR="00003573" w:rsidRPr="00003573" w:rsidRDefault="00003573" w:rsidP="00003573">
      <w:r w:rsidRPr="00003573">
        <w:t> limit</w:t>
      </w:r>
    </w:p>
    <w:p w14:paraId="3CA64025" w14:textId="77777777" w:rsidR="00003573" w:rsidRPr="00003573" w:rsidRDefault="00003573" w:rsidP="00003573">
      <w:r w:rsidRPr="00003573">
        <w:t>integer [ 1 .. 5000 ]</w:t>
      </w:r>
    </w:p>
    <w:p w14:paraId="50F79818" w14:textId="77777777" w:rsidR="00003573" w:rsidRPr="00003573" w:rsidRDefault="00003573" w:rsidP="00003573">
      <w:r w:rsidRPr="00003573">
        <w:t>Optionally specify the number of results to return. Use this parameter and the "start" parameter to determine your own pagination size.</w:t>
      </w:r>
    </w:p>
    <w:p w14:paraId="4592A397" w14:textId="77777777" w:rsidR="00003573" w:rsidRPr="00003573" w:rsidRDefault="00003573" w:rsidP="00003573">
      <w:r w:rsidRPr="00003573">
        <w:t> sort</w:t>
      </w:r>
    </w:p>
    <w:p w14:paraId="259AADA6" w14:textId="77777777" w:rsidR="00003573" w:rsidRPr="00003573" w:rsidRDefault="00003573" w:rsidP="00003573">
      <w:r w:rsidRPr="00003573">
        <w:t>string</w:t>
      </w:r>
    </w:p>
    <w:p w14:paraId="3A049252" w14:textId="77777777" w:rsidR="00003573" w:rsidRPr="00003573" w:rsidRDefault="00003573" w:rsidP="00003573">
      <w:r w:rsidRPr="00003573">
        <w:t>"id"</w:t>
      </w:r>
    </w:p>
    <w:p w14:paraId="5C6E2589" w14:textId="77777777" w:rsidR="00003573" w:rsidRPr="00003573" w:rsidRDefault="00003573" w:rsidP="00003573">
      <w:r w:rsidRPr="00003573">
        <w:t>"cmc_rank""id"</w:t>
      </w:r>
    </w:p>
    <w:p w14:paraId="08A2D922" w14:textId="77777777" w:rsidR="00003573" w:rsidRPr="00003573" w:rsidRDefault="00003573" w:rsidP="00003573">
      <w:r w:rsidRPr="00003573">
        <w:t>What field to sort the list of cryptocurrencies by.</w:t>
      </w:r>
    </w:p>
    <w:p w14:paraId="6A709117" w14:textId="77777777" w:rsidR="00003573" w:rsidRPr="00003573" w:rsidRDefault="00003573" w:rsidP="00003573">
      <w:r w:rsidRPr="00003573">
        <w:t> symbol</w:t>
      </w:r>
    </w:p>
    <w:p w14:paraId="7B7B11D8" w14:textId="77777777" w:rsidR="00003573" w:rsidRPr="00003573" w:rsidRDefault="00003573" w:rsidP="00003573">
      <w:r w:rsidRPr="00003573">
        <w:t>string</w:t>
      </w:r>
    </w:p>
    <w:p w14:paraId="3B687A4A" w14:textId="77777777" w:rsidR="00003573" w:rsidRPr="00003573" w:rsidRDefault="00003573" w:rsidP="00003573">
      <w:r w:rsidRPr="00003573">
        <w:t>Optionally pass a comma-separated list of cryptocurrency symbols to return CoinMarketCap IDs for. If this option is passed, other options will be ignored.</w:t>
      </w:r>
    </w:p>
    <w:p w14:paraId="3228353C" w14:textId="77777777" w:rsidR="00003573" w:rsidRPr="00003573" w:rsidRDefault="00003573" w:rsidP="00003573">
      <w:r w:rsidRPr="00003573">
        <w:t> aux</w:t>
      </w:r>
    </w:p>
    <w:p w14:paraId="4B8F1C28" w14:textId="77777777" w:rsidR="00003573" w:rsidRPr="00003573" w:rsidRDefault="00003573" w:rsidP="00003573">
      <w:r w:rsidRPr="00003573">
        <w:t>string</w:t>
      </w:r>
    </w:p>
    <w:p w14:paraId="4C3810CF" w14:textId="77777777" w:rsidR="00003573" w:rsidRPr="00003573" w:rsidRDefault="00003573" w:rsidP="00003573">
      <w:r w:rsidRPr="00003573">
        <w:t>"platform,first_historical_data,last_historical_data,is_active"</w:t>
      </w:r>
    </w:p>
    <w:p w14:paraId="1DE9ACB8" w14:textId="77777777" w:rsidR="00003573" w:rsidRPr="00003573" w:rsidRDefault="00003573" w:rsidP="00003573">
      <w:r w:rsidRPr="00003573">
        <w:t>Optionally specify a comma-separated list of supplemental data fields to return. Pass platform,first_historical_data,last_historical_data,is_active,status to include all auxiliary fields.</w:t>
      </w:r>
    </w:p>
    <w:p w14:paraId="2893C851" w14:textId="77777777" w:rsidR="00003573" w:rsidRPr="00003573" w:rsidRDefault="00003573" w:rsidP="00003573">
      <w:r w:rsidRPr="00003573">
        <w:t>Responses</w:t>
      </w:r>
    </w:p>
    <w:p w14:paraId="48788B1D" w14:textId="77777777" w:rsidR="00003573" w:rsidRPr="00003573" w:rsidRDefault="00003573" w:rsidP="00003573">
      <w:r w:rsidRPr="00003573">
        <w:t>200 Successful</w:t>
      </w:r>
    </w:p>
    <w:p w14:paraId="537DC082"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768BFB6E" w14:textId="77777777">
        <w:tc>
          <w:tcPr>
            <w:tcW w:w="0" w:type="auto"/>
            <w:noWrap/>
            <w:tcMar>
              <w:top w:w="150" w:type="dxa"/>
              <w:left w:w="0" w:type="dxa"/>
              <w:bottom w:w="150" w:type="dxa"/>
              <w:right w:w="0" w:type="dxa"/>
            </w:tcMar>
            <w:hideMark/>
          </w:tcPr>
          <w:p w14:paraId="1A4F276D"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69A83F29" w14:textId="77777777" w:rsidR="00003573" w:rsidRPr="00003573" w:rsidRDefault="00003573" w:rsidP="00003573">
            <w:r w:rsidRPr="00003573">
              <w:t>Array of cryptocurrency object results.</w:t>
            </w:r>
          </w:p>
        </w:tc>
      </w:tr>
      <w:tr w:rsidR="00003573" w:rsidRPr="00003573" w14:paraId="06EC760F" w14:textId="77777777">
        <w:tc>
          <w:tcPr>
            <w:tcW w:w="0" w:type="auto"/>
            <w:gridSpan w:val="2"/>
            <w:tcMar>
              <w:top w:w="0" w:type="dxa"/>
              <w:left w:w="150" w:type="dxa"/>
              <w:bottom w:w="0" w:type="dxa"/>
              <w:right w:w="150" w:type="dxa"/>
            </w:tcMar>
            <w:vAlign w:val="center"/>
            <w:hideMark/>
          </w:tcPr>
          <w:p w14:paraId="7339AE9B" w14:textId="77777777" w:rsidR="00003573" w:rsidRPr="00003573" w:rsidRDefault="00003573" w:rsidP="00003573"/>
        </w:tc>
      </w:tr>
      <w:tr w:rsidR="00003573" w:rsidRPr="00003573" w14:paraId="73005F0D" w14:textId="77777777">
        <w:tc>
          <w:tcPr>
            <w:tcW w:w="0" w:type="auto"/>
            <w:noWrap/>
            <w:tcMar>
              <w:top w:w="150" w:type="dxa"/>
              <w:left w:w="0" w:type="dxa"/>
              <w:bottom w:w="150" w:type="dxa"/>
              <w:right w:w="0" w:type="dxa"/>
            </w:tcMar>
            <w:hideMark/>
          </w:tcPr>
          <w:p w14:paraId="3879D9C4"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35A41683" w14:textId="77777777" w:rsidR="00003573" w:rsidRPr="00003573" w:rsidRDefault="00003573" w:rsidP="00003573">
            <w:r w:rsidRPr="00003573">
              <w:t>Standardized status object for API calls.</w:t>
            </w:r>
          </w:p>
        </w:tc>
      </w:tr>
      <w:tr w:rsidR="00003573" w:rsidRPr="00003573" w14:paraId="191A80E1" w14:textId="77777777">
        <w:tc>
          <w:tcPr>
            <w:tcW w:w="0" w:type="auto"/>
            <w:gridSpan w:val="2"/>
            <w:tcBorders>
              <w:left w:val="nil"/>
            </w:tcBorders>
            <w:tcMar>
              <w:top w:w="0" w:type="dxa"/>
              <w:left w:w="150" w:type="dxa"/>
              <w:bottom w:w="0" w:type="dxa"/>
              <w:right w:w="150" w:type="dxa"/>
            </w:tcMar>
            <w:vAlign w:val="center"/>
            <w:hideMark/>
          </w:tcPr>
          <w:p w14:paraId="704B7027" w14:textId="77777777" w:rsidR="00003573" w:rsidRPr="00003573" w:rsidRDefault="00003573" w:rsidP="00003573"/>
        </w:tc>
      </w:tr>
    </w:tbl>
    <w:p w14:paraId="28CF0331" w14:textId="77777777" w:rsidR="00003573" w:rsidRPr="00003573" w:rsidRDefault="00003573" w:rsidP="00003573">
      <w:r w:rsidRPr="00003573">
        <w:t>400 Bad Request</w:t>
      </w:r>
    </w:p>
    <w:p w14:paraId="28BA4545" w14:textId="77777777" w:rsidR="00003573" w:rsidRPr="00003573" w:rsidRDefault="00003573" w:rsidP="00003573">
      <w:r w:rsidRPr="00003573">
        <w:t>401 Unauthorized</w:t>
      </w:r>
    </w:p>
    <w:p w14:paraId="0D003313" w14:textId="77777777" w:rsidR="00003573" w:rsidRPr="00003573" w:rsidRDefault="00003573" w:rsidP="00003573">
      <w:r w:rsidRPr="00003573">
        <w:t>403 Forbidden</w:t>
      </w:r>
    </w:p>
    <w:p w14:paraId="5BB40C8F" w14:textId="77777777" w:rsidR="00003573" w:rsidRPr="00003573" w:rsidRDefault="00003573" w:rsidP="00003573">
      <w:r w:rsidRPr="00003573">
        <w:t>429 Too Many Requests</w:t>
      </w:r>
    </w:p>
    <w:p w14:paraId="2552ADAE" w14:textId="77777777" w:rsidR="00003573" w:rsidRPr="00003573" w:rsidRDefault="00003573" w:rsidP="00003573">
      <w:r w:rsidRPr="00003573">
        <w:t>500 Internal Server Error</w:t>
      </w:r>
    </w:p>
    <w:p w14:paraId="6FDDBCFB" w14:textId="77777777" w:rsidR="00003573" w:rsidRPr="00003573" w:rsidRDefault="00003573" w:rsidP="00003573">
      <w:pPr>
        <w:rPr>
          <w:b/>
          <w:bCs/>
        </w:rPr>
      </w:pPr>
      <w:r w:rsidRPr="00003573">
        <w:rPr>
          <w:b/>
          <w:bCs/>
        </w:rPr>
        <w:t>get</w:t>
      </w:r>
    </w:p>
    <w:p w14:paraId="28A7E20B" w14:textId="77777777" w:rsidR="00003573" w:rsidRPr="00003573" w:rsidRDefault="00003573" w:rsidP="00003573">
      <w:r w:rsidRPr="00003573">
        <w:t> /v1/cryptocurrency/map</w:t>
      </w:r>
    </w:p>
    <w:p w14:paraId="4B979963" w14:textId="77777777" w:rsidR="00003573" w:rsidRPr="00003573" w:rsidRDefault="00003573" w:rsidP="00003573">
      <w:r w:rsidRPr="00003573">
        <w:t>Server URL</w:t>
      </w:r>
    </w:p>
    <w:p w14:paraId="11E43931" w14:textId="77777777" w:rsidR="00003573" w:rsidRPr="00003573" w:rsidRDefault="00003573" w:rsidP="00003573">
      <w:r w:rsidRPr="00003573">
        <w:t>https://pro-api.coinmarketcap.com/v1/cryptocurrency/map</w:t>
      </w:r>
    </w:p>
    <w:p w14:paraId="7B72D88D" w14:textId="77777777" w:rsidR="00003573" w:rsidRPr="00003573" w:rsidRDefault="00003573" w:rsidP="00003573">
      <w:r w:rsidRPr="00003573">
        <w:br/>
        <w:t>Response samples</w:t>
      </w:r>
    </w:p>
    <w:p w14:paraId="7FEA8B8F" w14:textId="77777777" w:rsidR="00003573" w:rsidRPr="00003573" w:rsidRDefault="00003573" w:rsidP="00003573">
      <w:pPr>
        <w:numPr>
          <w:ilvl w:val="0"/>
          <w:numId w:val="71"/>
        </w:numPr>
      </w:pPr>
      <w:r w:rsidRPr="00003573">
        <w:t>200 Successful</w:t>
      </w:r>
    </w:p>
    <w:p w14:paraId="63F8F458" w14:textId="77777777" w:rsidR="00003573" w:rsidRPr="00003573" w:rsidRDefault="00003573" w:rsidP="00003573">
      <w:pPr>
        <w:numPr>
          <w:ilvl w:val="0"/>
          <w:numId w:val="71"/>
        </w:numPr>
      </w:pPr>
      <w:r w:rsidRPr="00003573">
        <w:t>400 Bad Request</w:t>
      </w:r>
    </w:p>
    <w:p w14:paraId="60C2B67F" w14:textId="77777777" w:rsidR="00003573" w:rsidRPr="00003573" w:rsidRDefault="00003573" w:rsidP="00003573">
      <w:pPr>
        <w:numPr>
          <w:ilvl w:val="0"/>
          <w:numId w:val="71"/>
        </w:numPr>
      </w:pPr>
      <w:r w:rsidRPr="00003573">
        <w:t>401 Unauthorized</w:t>
      </w:r>
    </w:p>
    <w:p w14:paraId="28E020DF" w14:textId="77777777" w:rsidR="00003573" w:rsidRPr="00003573" w:rsidRDefault="00003573" w:rsidP="00003573">
      <w:pPr>
        <w:numPr>
          <w:ilvl w:val="0"/>
          <w:numId w:val="71"/>
        </w:numPr>
      </w:pPr>
      <w:r w:rsidRPr="00003573">
        <w:t>403 Forbidden</w:t>
      </w:r>
    </w:p>
    <w:p w14:paraId="3959D2B8" w14:textId="77777777" w:rsidR="00003573" w:rsidRPr="00003573" w:rsidRDefault="00003573" w:rsidP="00003573">
      <w:pPr>
        <w:numPr>
          <w:ilvl w:val="0"/>
          <w:numId w:val="71"/>
        </w:numPr>
      </w:pPr>
      <w:r w:rsidRPr="00003573">
        <w:t>429 Too Many Requests</w:t>
      </w:r>
    </w:p>
    <w:p w14:paraId="45F5B02A" w14:textId="77777777" w:rsidR="00003573" w:rsidRPr="00003573" w:rsidRDefault="00003573" w:rsidP="00003573">
      <w:pPr>
        <w:numPr>
          <w:ilvl w:val="0"/>
          <w:numId w:val="71"/>
        </w:numPr>
      </w:pPr>
      <w:r w:rsidRPr="00003573">
        <w:t>500 Internal Server Error</w:t>
      </w:r>
    </w:p>
    <w:p w14:paraId="7D74147E" w14:textId="77777777" w:rsidR="00003573" w:rsidRPr="00003573" w:rsidRDefault="00003573" w:rsidP="00003573">
      <w:r w:rsidRPr="00003573">
        <w:t>{</w:t>
      </w:r>
    </w:p>
    <w:p w14:paraId="694332C9" w14:textId="77777777" w:rsidR="00003573" w:rsidRPr="00003573" w:rsidRDefault="00003573" w:rsidP="00003573">
      <w:pPr>
        <w:numPr>
          <w:ilvl w:val="0"/>
          <w:numId w:val="72"/>
        </w:numPr>
      </w:pPr>
      <w:r w:rsidRPr="00003573">
        <w:t>"data": [</w:t>
      </w:r>
    </w:p>
    <w:p w14:paraId="52004387" w14:textId="77777777" w:rsidR="00003573" w:rsidRPr="00003573" w:rsidRDefault="00003573" w:rsidP="00003573">
      <w:pPr>
        <w:numPr>
          <w:ilvl w:val="1"/>
          <w:numId w:val="72"/>
        </w:numPr>
      </w:pPr>
      <w:r w:rsidRPr="00003573">
        <w:t>{</w:t>
      </w:r>
    </w:p>
    <w:p w14:paraId="6F2B6B35" w14:textId="77777777" w:rsidR="00003573" w:rsidRPr="00003573" w:rsidRDefault="00003573" w:rsidP="00003573">
      <w:pPr>
        <w:numPr>
          <w:ilvl w:val="2"/>
          <w:numId w:val="72"/>
        </w:numPr>
      </w:pPr>
      <w:r w:rsidRPr="00003573">
        <w:t>"id": 1,</w:t>
      </w:r>
    </w:p>
    <w:p w14:paraId="6FBCAFEF" w14:textId="77777777" w:rsidR="00003573" w:rsidRPr="00003573" w:rsidRDefault="00003573" w:rsidP="00003573">
      <w:pPr>
        <w:numPr>
          <w:ilvl w:val="2"/>
          <w:numId w:val="72"/>
        </w:numPr>
      </w:pPr>
      <w:r w:rsidRPr="00003573">
        <w:t>"rank": 1,</w:t>
      </w:r>
    </w:p>
    <w:p w14:paraId="34B66261" w14:textId="77777777" w:rsidR="00003573" w:rsidRPr="00003573" w:rsidRDefault="00003573" w:rsidP="00003573">
      <w:pPr>
        <w:numPr>
          <w:ilvl w:val="2"/>
          <w:numId w:val="72"/>
        </w:numPr>
      </w:pPr>
      <w:r w:rsidRPr="00003573">
        <w:t>"name": "Bitcoin",</w:t>
      </w:r>
    </w:p>
    <w:p w14:paraId="53E8F522" w14:textId="77777777" w:rsidR="00003573" w:rsidRPr="00003573" w:rsidRDefault="00003573" w:rsidP="00003573">
      <w:pPr>
        <w:numPr>
          <w:ilvl w:val="2"/>
          <w:numId w:val="72"/>
        </w:numPr>
      </w:pPr>
      <w:r w:rsidRPr="00003573">
        <w:t>"symbol": "BTC",</w:t>
      </w:r>
    </w:p>
    <w:p w14:paraId="2B1107A6" w14:textId="77777777" w:rsidR="00003573" w:rsidRPr="00003573" w:rsidRDefault="00003573" w:rsidP="00003573">
      <w:pPr>
        <w:numPr>
          <w:ilvl w:val="2"/>
          <w:numId w:val="72"/>
        </w:numPr>
      </w:pPr>
      <w:r w:rsidRPr="00003573">
        <w:t>"slug": "bitcoin",</w:t>
      </w:r>
    </w:p>
    <w:p w14:paraId="475F2D2B" w14:textId="77777777" w:rsidR="00003573" w:rsidRPr="00003573" w:rsidRDefault="00003573" w:rsidP="00003573">
      <w:pPr>
        <w:numPr>
          <w:ilvl w:val="2"/>
          <w:numId w:val="72"/>
        </w:numPr>
      </w:pPr>
      <w:r w:rsidRPr="00003573">
        <w:t>"is_active": 1,</w:t>
      </w:r>
    </w:p>
    <w:p w14:paraId="29549780" w14:textId="77777777" w:rsidR="00003573" w:rsidRPr="00003573" w:rsidRDefault="00003573" w:rsidP="00003573">
      <w:pPr>
        <w:numPr>
          <w:ilvl w:val="2"/>
          <w:numId w:val="72"/>
        </w:numPr>
      </w:pPr>
      <w:r w:rsidRPr="00003573">
        <w:t>"first_historical_data": "2013-04-28T18:47:21.000Z",</w:t>
      </w:r>
    </w:p>
    <w:p w14:paraId="2D44CAEA" w14:textId="77777777" w:rsidR="00003573" w:rsidRPr="00003573" w:rsidRDefault="00003573" w:rsidP="00003573">
      <w:pPr>
        <w:numPr>
          <w:ilvl w:val="2"/>
          <w:numId w:val="72"/>
        </w:numPr>
      </w:pPr>
      <w:r w:rsidRPr="00003573">
        <w:t>"last_historical_data": "2020-05-05T20:44:01.000Z",</w:t>
      </w:r>
    </w:p>
    <w:p w14:paraId="43293C70" w14:textId="77777777" w:rsidR="00003573" w:rsidRPr="00003573" w:rsidRDefault="00003573" w:rsidP="00003573">
      <w:pPr>
        <w:numPr>
          <w:ilvl w:val="2"/>
          <w:numId w:val="72"/>
        </w:numPr>
      </w:pPr>
      <w:r w:rsidRPr="00003573">
        <w:t>"platform": null</w:t>
      </w:r>
    </w:p>
    <w:p w14:paraId="20006ED4" w14:textId="77777777" w:rsidR="00003573" w:rsidRPr="00003573" w:rsidRDefault="00003573" w:rsidP="00003573">
      <w:r w:rsidRPr="00003573">
        <w:t>},</w:t>
      </w:r>
    </w:p>
    <w:p w14:paraId="4BA88232" w14:textId="77777777" w:rsidR="00003573" w:rsidRPr="00003573" w:rsidRDefault="00003573" w:rsidP="00003573">
      <w:pPr>
        <w:numPr>
          <w:ilvl w:val="1"/>
          <w:numId w:val="72"/>
        </w:numPr>
      </w:pPr>
      <w:r w:rsidRPr="00003573">
        <w:t>{</w:t>
      </w:r>
    </w:p>
    <w:p w14:paraId="1A97A76F" w14:textId="77777777" w:rsidR="00003573" w:rsidRPr="00003573" w:rsidRDefault="00003573" w:rsidP="00003573">
      <w:pPr>
        <w:numPr>
          <w:ilvl w:val="2"/>
          <w:numId w:val="72"/>
        </w:numPr>
      </w:pPr>
      <w:r w:rsidRPr="00003573">
        <w:t>"id": 1839,</w:t>
      </w:r>
    </w:p>
    <w:p w14:paraId="46FF1D0C" w14:textId="77777777" w:rsidR="00003573" w:rsidRPr="00003573" w:rsidRDefault="00003573" w:rsidP="00003573">
      <w:pPr>
        <w:numPr>
          <w:ilvl w:val="2"/>
          <w:numId w:val="72"/>
        </w:numPr>
      </w:pPr>
      <w:r w:rsidRPr="00003573">
        <w:t>"rank": 3,</w:t>
      </w:r>
    </w:p>
    <w:p w14:paraId="440A3964" w14:textId="77777777" w:rsidR="00003573" w:rsidRPr="00003573" w:rsidRDefault="00003573" w:rsidP="00003573">
      <w:pPr>
        <w:numPr>
          <w:ilvl w:val="2"/>
          <w:numId w:val="72"/>
        </w:numPr>
      </w:pPr>
      <w:r w:rsidRPr="00003573">
        <w:t>"name": "Binance Coin",</w:t>
      </w:r>
    </w:p>
    <w:p w14:paraId="5748779C" w14:textId="77777777" w:rsidR="00003573" w:rsidRPr="00003573" w:rsidRDefault="00003573" w:rsidP="00003573">
      <w:pPr>
        <w:numPr>
          <w:ilvl w:val="2"/>
          <w:numId w:val="72"/>
        </w:numPr>
      </w:pPr>
      <w:r w:rsidRPr="00003573">
        <w:t>"symbol": "BNB",</w:t>
      </w:r>
    </w:p>
    <w:p w14:paraId="1221840D" w14:textId="77777777" w:rsidR="00003573" w:rsidRPr="00003573" w:rsidRDefault="00003573" w:rsidP="00003573">
      <w:pPr>
        <w:numPr>
          <w:ilvl w:val="2"/>
          <w:numId w:val="72"/>
        </w:numPr>
      </w:pPr>
      <w:r w:rsidRPr="00003573">
        <w:t>"slug": "binance-coin",</w:t>
      </w:r>
    </w:p>
    <w:p w14:paraId="2AD39B2D" w14:textId="77777777" w:rsidR="00003573" w:rsidRPr="00003573" w:rsidRDefault="00003573" w:rsidP="00003573">
      <w:pPr>
        <w:numPr>
          <w:ilvl w:val="2"/>
          <w:numId w:val="72"/>
        </w:numPr>
      </w:pPr>
      <w:r w:rsidRPr="00003573">
        <w:t>"is_active": 1,</w:t>
      </w:r>
    </w:p>
    <w:p w14:paraId="12F4C685" w14:textId="77777777" w:rsidR="00003573" w:rsidRPr="00003573" w:rsidRDefault="00003573" w:rsidP="00003573">
      <w:pPr>
        <w:numPr>
          <w:ilvl w:val="2"/>
          <w:numId w:val="72"/>
        </w:numPr>
      </w:pPr>
      <w:r w:rsidRPr="00003573">
        <w:t>"first_historical_data": "2017-07-25T04:30:05.000Z",</w:t>
      </w:r>
    </w:p>
    <w:p w14:paraId="5370A67F" w14:textId="77777777" w:rsidR="00003573" w:rsidRPr="00003573" w:rsidRDefault="00003573" w:rsidP="00003573">
      <w:pPr>
        <w:numPr>
          <w:ilvl w:val="2"/>
          <w:numId w:val="72"/>
        </w:numPr>
      </w:pPr>
      <w:r w:rsidRPr="00003573">
        <w:t>"last_historical_data": "2020-05-05T20:44:02.000Z",</w:t>
      </w:r>
    </w:p>
    <w:p w14:paraId="23B0293C" w14:textId="77777777" w:rsidR="00003573" w:rsidRPr="00003573" w:rsidRDefault="00003573" w:rsidP="00003573">
      <w:pPr>
        <w:numPr>
          <w:ilvl w:val="2"/>
          <w:numId w:val="72"/>
        </w:numPr>
      </w:pPr>
      <w:r w:rsidRPr="00003573">
        <w:t>"platform": {</w:t>
      </w:r>
    </w:p>
    <w:p w14:paraId="382AA722" w14:textId="77777777" w:rsidR="00003573" w:rsidRPr="00003573" w:rsidRDefault="00003573" w:rsidP="00003573">
      <w:pPr>
        <w:numPr>
          <w:ilvl w:val="3"/>
          <w:numId w:val="72"/>
        </w:numPr>
      </w:pPr>
      <w:r w:rsidRPr="00003573">
        <w:t>"id": 1027,</w:t>
      </w:r>
    </w:p>
    <w:p w14:paraId="575A9001" w14:textId="77777777" w:rsidR="00003573" w:rsidRPr="00003573" w:rsidRDefault="00003573" w:rsidP="00003573">
      <w:pPr>
        <w:numPr>
          <w:ilvl w:val="3"/>
          <w:numId w:val="72"/>
        </w:numPr>
      </w:pPr>
      <w:r w:rsidRPr="00003573">
        <w:t>"name": "Ethereum",</w:t>
      </w:r>
    </w:p>
    <w:p w14:paraId="4853493C" w14:textId="77777777" w:rsidR="00003573" w:rsidRPr="00003573" w:rsidRDefault="00003573" w:rsidP="00003573">
      <w:pPr>
        <w:numPr>
          <w:ilvl w:val="3"/>
          <w:numId w:val="72"/>
        </w:numPr>
      </w:pPr>
      <w:r w:rsidRPr="00003573">
        <w:t>"symbol": "ETH",</w:t>
      </w:r>
    </w:p>
    <w:p w14:paraId="3E2D5897" w14:textId="77777777" w:rsidR="00003573" w:rsidRPr="00003573" w:rsidRDefault="00003573" w:rsidP="00003573">
      <w:pPr>
        <w:numPr>
          <w:ilvl w:val="3"/>
          <w:numId w:val="72"/>
        </w:numPr>
      </w:pPr>
      <w:r w:rsidRPr="00003573">
        <w:t>"slug": "ethereum",</w:t>
      </w:r>
    </w:p>
    <w:p w14:paraId="6CAC71DE" w14:textId="77777777" w:rsidR="00003573" w:rsidRPr="00003573" w:rsidRDefault="00003573" w:rsidP="00003573">
      <w:pPr>
        <w:numPr>
          <w:ilvl w:val="3"/>
          <w:numId w:val="72"/>
        </w:numPr>
      </w:pPr>
      <w:r w:rsidRPr="00003573">
        <w:t>"token_address": "0xB8c77482e45F1F44dE1745F52C74426C631bDD52"</w:t>
      </w:r>
    </w:p>
    <w:p w14:paraId="2E9949C3" w14:textId="77777777" w:rsidR="00003573" w:rsidRPr="00003573" w:rsidRDefault="00003573" w:rsidP="00003573">
      <w:r w:rsidRPr="00003573">
        <w:t>}</w:t>
      </w:r>
    </w:p>
    <w:p w14:paraId="49AF77E9" w14:textId="77777777" w:rsidR="00003573" w:rsidRPr="00003573" w:rsidRDefault="00003573" w:rsidP="00003573">
      <w:pPr>
        <w:numPr>
          <w:ilvl w:val="1"/>
          <w:numId w:val="72"/>
        </w:numPr>
      </w:pPr>
      <w:r w:rsidRPr="00003573">
        <w:t>},</w:t>
      </w:r>
    </w:p>
    <w:p w14:paraId="6B97F6B7" w14:textId="77777777" w:rsidR="00003573" w:rsidRPr="00003573" w:rsidRDefault="00003573" w:rsidP="00003573">
      <w:pPr>
        <w:numPr>
          <w:ilvl w:val="1"/>
          <w:numId w:val="72"/>
        </w:numPr>
      </w:pPr>
      <w:r w:rsidRPr="00003573">
        <w:t>{</w:t>
      </w:r>
    </w:p>
    <w:p w14:paraId="3FE0B8DA" w14:textId="77777777" w:rsidR="00003573" w:rsidRPr="00003573" w:rsidRDefault="00003573" w:rsidP="00003573">
      <w:pPr>
        <w:numPr>
          <w:ilvl w:val="2"/>
          <w:numId w:val="72"/>
        </w:numPr>
      </w:pPr>
      <w:r w:rsidRPr="00003573">
        <w:t>"id": 825,</w:t>
      </w:r>
    </w:p>
    <w:p w14:paraId="2B204C1A" w14:textId="77777777" w:rsidR="00003573" w:rsidRPr="00003573" w:rsidRDefault="00003573" w:rsidP="00003573">
      <w:pPr>
        <w:numPr>
          <w:ilvl w:val="2"/>
          <w:numId w:val="72"/>
        </w:numPr>
      </w:pPr>
      <w:r w:rsidRPr="00003573">
        <w:t>"rank": 5,</w:t>
      </w:r>
    </w:p>
    <w:p w14:paraId="1114512C" w14:textId="77777777" w:rsidR="00003573" w:rsidRPr="00003573" w:rsidRDefault="00003573" w:rsidP="00003573">
      <w:pPr>
        <w:numPr>
          <w:ilvl w:val="2"/>
          <w:numId w:val="72"/>
        </w:numPr>
      </w:pPr>
      <w:r w:rsidRPr="00003573">
        <w:t>"name": "Tether",</w:t>
      </w:r>
    </w:p>
    <w:p w14:paraId="537AC2A6" w14:textId="77777777" w:rsidR="00003573" w:rsidRPr="00003573" w:rsidRDefault="00003573" w:rsidP="00003573">
      <w:pPr>
        <w:numPr>
          <w:ilvl w:val="2"/>
          <w:numId w:val="72"/>
        </w:numPr>
      </w:pPr>
      <w:r w:rsidRPr="00003573">
        <w:t>"symbol": "USDT",</w:t>
      </w:r>
    </w:p>
    <w:p w14:paraId="278A46F4" w14:textId="77777777" w:rsidR="00003573" w:rsidRPr="00003573" w:rsidRDefault="00003573" w:rsidP="00003573">
      <w:pPr>
        <w:numPr>
          <w:ilvl w:val="2"/>
          <w:numId w:val="72"/>
        </w:numPr>
      </w:pPr>
      <w:r w:rsidRPr="00003573">
        <w:t>"slug": "tether",</w:t>
      </w:r>
    </w:p>
    <w:p w14:paraId="7ED0C0A6" w14:textId="77777777" w:rsidR="00003573" w:rsidRPr="00003573" w:rsidRDefault="00003573" w:rsidP="00003573">
      <w:pPr>
        <w:numPr>
          <w:ilvl w:val="2"/>
          <w:numId w:val="72"/>
        </w:numPr>
      </w:pPr>
      <w:r w:rsidRPr="00003573">
        <w:t>"is_active": 1,</w:t>
      </w:r>
    </w:p>
    <w:p w14:paraId="297BA17C" w14:textId="77777777" w:rsidR="00003573" w:rsidRPr="00003573" w:rsidRDefault="00003573" w:rsidP="00003573">
      <w:pPr>
        <w:numPr>
          <w:ilvl w:val="2"/>
          <w:numId w:val="72"/>
        </w:numPr>
      </w:pPr>
      <w:r w:rsidRPr="00003573">
        <w:t>"first_historical_data": "2015-02-25T13:34:26.000Z",</w:t>
      </w:r>
    </w:p>
    <w:p w14:paraId="06EECB39" w14:textId="77777777" w:rsidR="00003573" w:rsidRPr="00003573" w:rsidRDefault="00003573" w:rsidP="00003573">
      <w:pPr>
        <w:numPr>
          <w:ilvl w:val="2"/>
          <w:numId w:val="72"/>
        </w:numPr>
      </w:pPr>
      <w:r w:rsidRPr="00003573">
        <w:t>"last_historical_data": "2020-05-05T20:44:01.000Z",</w:t>
      </w:r>
    </w:p>
    <w:p w14:paraId="11F6ED87" w14:textId="77777777" w:rsidR="00003573" w:rsidRPr="00003573" w:rsidRDefault="00003573" w:rsidP="00003573">
      <w:pPr>
        <w:numPr>
          <w:ilvl w:val="2"/>
          <w:numId w:val="72"/>
        </w:numPr>
      </w:pPr>
      <w:r w:rsidRPr="00003573">
        <w:t>"platform": {</w:t>
      </w:r>
    </w:p>
    <w:p w14:paraId="490300C6" w14:textId="77777777" w:rsidR="00003573" w:rsidRPr="00003573" w:rsidRDefault="00003573" w:rsidP="00003573">
      <w:pPr>
        <w:numPr>
          <w:ilvl w:val="3"/>
          <w:numId w:val="72"/>
        </w:numPr>
      </w:pPr>
      <w:r w:rsidRPr="00003573">
        <w:t>"id": 1027,</w:t>
      </w:r>
    </w:p>
    <w:p w14:paraId="134196A1" w14:textId="77777777" w:rsidR="00003573" w:rsidRPr="00003573" w:rsidRDefault="00003573" w:rsidP="00003573">
      <w:pPr>
        <w:numPr>
          <w:ilvl w:val="3"/>
          <w:numId w:val="72"/>
        </w:numPr>
      </w:pPr>
      <w:r w:rsidRPr="00003573">
        <w:t>"name": "Ethereum",</w:t>
      </w:r>
    </w:p>
    <w:p w14:paraId="563C6B24" w14:textId="77777777" w:rsidR="00003573" w:rsidRPr="00003573" w:rsidRDefault="00003573" w:rsidP="00003573">
      <w:pPr>
        <w:numPr>
          <w:ilvl w:val="3"/>
          <w:numId w:val="72"/>
        </w:numPr>
      </w:pPr>
      <w:r w:rsidRPr="00003573">
        <w:t>"symbol": "ETH",</w:t>
      </w:r>
    </w:p>
    <w:p w14:paraId="66E716F2" w14:textId="77777777" w:rsidR="00003573" w:rsidRPr="00003573" w:rsidRDefault="00003573" w:rsidP="00003573">
      <w:pPr>
        <w:numPr>
          <w:ilvl w:val="3"/>
          <w:numId w:val="72"/>
        </w:numPr>
      </w:pPr>
      <w:r w:rsidRPr="00003573">
        <w:t>"slug": "ethereum",</w:t>
      </w:r>
    </w:p>
    <w:p w14:paraId="4A683E12" w14:textId="77777777" w:rsidR="00003573" w:rsidRPr="00003573" w:rsidRDefault="00003573" w:rsidP="00003573">
      <w:pPr>
        <w:numPr>
          <w:ilvl w:val="3"/>
          <w:numId w:val="72"/>
        </w:numPr>
      </w:pPr>
      <w:r w:rsidRPr="00003573">
        <w:t>"token_address": "0xdac17f958d2ee523a2206206994597c13d831ec7"</w:t>
      </w:r>
    </w:p>
    <w:p w14:paraId="1C22118E" w14:textId="77777777" w:rsidR="00003573" w:rsidRPr="00003573" w:rsidRDefault="00003573" w:rsidP="00003573">
      <w:r w:rsidRPr="00003573">
        <w:t>}</w:t>
      </w:r>
    </w:p>
    <w:p w14:paraId="62084655" w14:textId="77777777" w:rsidR="00003573" w:rsidRPr="00003573" w:rsidRDefault="00003573" w:rsidP="00003573">
      <w:pPr>
        <w:numPr>
          <w:ilvl w:val="1"/>
          <w:numId w:val="72"/>
        </w:numPr>
      </w:pPr>
      <w:r w:rsidRPr="00003573">
        <w:t>}</w:t>
      </w:r>
    </w:p>
    <w:p w14:paraId="727F0B3C" w14:textId="77777777" w:rsidR="00003573" w:rsidRPr="00003573" w:rsidRDefault="00003573" w:rsidP="00003573">
      <w:pPr>
        <w:numPr>
          <w:ilvl w:val="0"/>
          <w:numId w:val="72"/>
        </w:numPr>
      </w:pPr>
      <w:r w:rsidRPr="00003573">
        <w:t>],</w:t>
      </w:r>
    </w:p>
    <w:p w14:paraId="0EDEED44" w14:textId="77777777" w:rsidR="00003573" w:rsidRPr="00003573" w:rsidRDefault="00003573" w:rsidP="00003573">
      <w:pPr>
        <w:numPr>
          <w:ilvl w:val="0"/>
          <w:numId w:val="72"/>
        </w:numPr>
      </w:pPr>
      <w:r w:rsidRPr="00003573">
        <w:t>"status": {</w:t>
      </w:r>
    </w:p>
    <w:p w14:paraId="194115E8" w14:textId="77777777" w:rsidR="00003573" w:rsidRPr="00003573" w:rsidRDefault="00003573" w:rsidP="00003573">
      <w:pPr>
        <w:numPr>
          <w:ilvl w:val="1"/>
          <w:numId w:val="72"/>
        </w:numPr>
      </w:pPr>
      <w:r w:rsidRPr="00003573">
        <w:t>"timestamp": "2018-06-02T22:51:28.209Z",</w:t>
      </w:r>
    </w:p>
    <w:p w14:paraId="70F234B4" w14:textId="77777777" w:rsidR="00003573" w:rsidRPr="00003573" w:rsidRDefault="00003573" w:rsidP="00003573">
      <w:pPr>
        <w:numPr>
          <w:ilvl w:val="1"/>
          <w:numId w:val="72"/>
        </w:numPr>
      </w:pPr>
      <w:r w:rsidRPr="00003573">
        <w:t>"error_code": 0,</w:t>
      </w:r>
    </w:p>
    <w:p w14:paraId="16DCCBEA" w14:textId="77777777" w:rsidR="00003573" w:rsidRPr="00003573" w:rsidRDefault="00003573" w:rsidP="00003573">
      <w:pPr>
        <w:numPr>
          <w:ilvl w:val="1"/>
          <w:numId w:val="72"/>
        </w:numPr>
      </w:pPr>
      <w:r w:rsidRPr="00003573">
        <w:t>"error_message": "",</w:t>
      </w:r>
    </w:p>
    <w:p w14:paraId="2F87807D" w14:textId="77777777" w:rsidR="00003573" w:rsidRPr="00003573" w:rsidRDefault="00003573" w:rsidP="00003573">
      <w:pPr>
        <w:numPr>
          <w:ilvl w:val="1"/>
          <w:numId w:val="72"/>
        </w:numPr>
      </w:pPr>
      <w:r w:rsidRPr="00003573">
        <w:t>"elapsed": 10,</w:t>
      </w:r>
    </w:p>
    <w:p w14:paraId="7C5902E3" w14:textId="77777777" w:rsidR="00003573" w:rsidRPr="00003573" w:rsidRDefault="00003573" w:rsidP="00003573">
      <w:pPr>
        <w:numPr>
          <w:ilvl w:val="1"/>
          <w:numId w:val="72"/>
        </w:numPr>
      </w:pPr>
      <w:r w:rsidRPr="00003573">
        <w:t>"credit_count": 1</w:t>
      </w:r>
    </w:p>
    <w:p w14:paraId="7DD0C99A" w14:textId="77777777" w:rsidR="00003573" w:rsidRPr="00003573" w:rsidRDefault="00003573" w:rsidP="00003573">
      <w:r w:rsidRPr="00003573">
        <w:t>}</w:t>
      </w:r>
    </w:p>
    <w:p w14:paraId="4DD324FC" w14:textId="77777777" w:rsidR="00003573" w:rsidRPr="00003573" w:rsidRDefault="00003573" w:rsidP="00003573">
      <w:r w:rsidRPr="00003573">
        <w:t>}</w:t>
      </w:r>
    </w:p>
    <w:p w14:paraId="383EC41E" w14:textId="77777777" w:rsidR="00003573" w:rsidRPr="00003573" w:rsidRDefault="00003573" w:rsidP="00003573">
      <w:r w:rsidRPr="00003573">
        <w:t>Metadata v2</w:t>
      </w:r>
    </w:p>
    <w:p w14:paraId="5AF6944E" w14:textId="77777777" w:rsidR="00003573" w:rsidRPr="00003573" w:rsidRDefault="00003573" w:rsidP="00003573">
      <w:r w:rsidRPr="00003573">
        <w:t>Returns all static metadata available for one or more cryptocurrencies. This information includes details like logo, description, official website URL, social links, and links to a cryptocurrency's technical documentation.</w:t>
      </w:r>
    </w:p>
    <w:p w14:paraId="40A45345" w14:textId="77777777" w:rsidR="00003573" w:rsidRPr="00003573" w:rsidRDefault="00003573" w:rsidP="00003573">
      <w:r w:rsidRPr="00003573">
        <w:rPr>
          <w:b/>
          <w:bCs/>
        </w:rPr>
        <w:t>Please note</w:t>
      </w:r>
      <w:r w:rsidRPr="00003573">
        <w:t>: This documentation relates to our updated V2 endpoint, which may be incompatible with our V1 versions. Documentation for deprecated endpoints can be found </w:t>
      </w:r>
      <w:hyperlink r:id="rId221" w:anchor="tag/deprecated" w:history="1">
        <w:r w:rsidRPr="00003573">
          <w:rPr>
            <w:rStyle w:val="Hyperlink"/>
          </w:rPr>
          <w:t>here</w:t>
        </w:r>
      </w:hyperlink>
      <w:r w:rsidRPr="00003573">
        <w:t>.</w:t>
      </w:r>
      <w:r w:rsidRPr="00003573">
        <w:br/>
      </w:r>
      <w:r w:rsidRPr="00003573">
        <w:br/>
      </w:r>
      <w:r w:rsidRPr="00003573">
        <w:rPr>
          <w:b/>
          <w:bCs/>
        </w:rPr>
        <w:t>This endpoint is available on the following </w:t>
      </w:r>
      <w:hyperlink r:id="rId222" w:tgtFrame="_blank" w:history="1">
        <w:r w:rsidRPr="00003573">
          <w:rPr>
            <w:rStyle w:val="Hyperlink"/>
            <w:b/>
            <w:bCs/>
          </w:rPr>
          <w:t>API plans</w:t>
        </w:r>
      </w:hyperlink>
      <w:r w:rsidRPr="00003573">
        <w:rPr>
          <w:b/>
          <w:bCs/>
        </w:rPr>
        <w:t>:</w:t>
      </w:r>
    </w:p>
    <w:p w14:paraId="7B1B5D39" w14:textId="77777777" w:rsidR="00003573" w:rsidRPr="00003573" w:rsidRDefault="00003573" w:rsidP="00003573">
      <w:pPr>
        <w:numPr>
          <w:ilvl w:val="0"/>
          <w:numId w:val="73"/>
        </w:numPr>
      </w:pPr>
      <w:r w:rsidRPr="00003573">
        <w:t>Basic</w:t>
      </w:r>
    </w:p>
    <w:p w14:paraId="63D447C5" w14:textId="77777777" w:rsidR="00003573" w:rsidRPr="00003573" w:rsidRDefault="00003573" w:rsidP="00003573">
      <w:pPr>
        <w:numPr>
          <w:ilvl w:val="0"/>
          <w:numId w:val="73"/>
        </w:numPr>
      </w:pPr>
      <w:r w:rsidRPr="00003573">
        <w:t>Startup</w:t>
      </w:r>
    </w:p>
    <w:p w14:paraId="61D23857" w14:textId="77777777" w:rsidR="00003573" w:rsidRPr="00003573" w:rsidRDefault="00003573" w:rsidP="00003573">
      <w:pPr>
        <w:numPr>
          <w:ilvl w:val="0"/>
          <w:numId w:val="73"/>
        </w:numPr>
      </w:pPr>
      <w:r w:rsidRPr="00003573">
        <w:t>Hobbyist</w:t>
      </w:r>
    </w:p>
    <w:p w14:paraId="58C85166" w14:textId="77777777" w:rsidR="00003573" w:rsidRPr="00003573" w:rsidRDefault="00003573" w:rsidP="00003573">
      <w:pPr>
        <w:numPr>
          <w:ilvl w:val="0"/>
          <w:numId w:val="73"/>
        </w:numPr>
      </w:pPr>
      <w:r w:rsidRPr="00003573">
        <w:t>Standard</w:t>
      </w:r>
    </w:p>
    <w:p w14:paraId="17E79032" w14:textId="77777777" w:rsidR="00003573" w:rsidRPr="00003573" w:rsidRDefault="00003573" w:rsidP="00003573">
      <w:pPr>
        <w:numPr>
          <w:ilvl w:val="0"/>
          <w:numId w:val="73"/>
        </w:numPr>
      </w:pPr>
      <w:r w:rsidRPr="00003573">
        <w:t>Professional</w:t>
      </w:r>
    </w:p>
    <w:p w14:paraId="29939559" w14:textId="77777777" w:rsidR="00003573" w:rsidRPr="00003573" w:rsidRDefault="00003573" w:rsidP="00003573">
      <w:pPr>
        <w:numPr>
          <w:ilvl w:val="0"/>
          <w:numId w:val="73"/>
        </w:numPr>
      </w:pPr>
      <w:r w:rsidRPr="00003573">
        <w:t>Enterprise</w:t>
      </w:r>
    </w:p>
    <w:p w14:paraId="1DD5403D" w14:textId="77777777" w:rsidR="00003573" w:rsidRPr="00003573" w:rsidRDefault="00003573" w:rsidP="00003573">
      <w:r w:rsidRPr="00003573">
        <w:rPr>
          <w:b/>
          <w:bCs/>
        </w:rPr>
        <w:t>Cache / Update frequency:</w:t>
      </w:r>
      <w:r w:rsidRPr="00003573">
        <w:t> Static data is updated only as needed, every 30 seconds.</w:t>
      </w:r>
      <w:r w:rsidRPr="00003573">
        <w:br/>
      </w:r>
      <w:r w:rsidRPr="00003573">
        <w:rPr>
          <w:b/>
          <w:bCs/>
        </w:rPr>
        <w:t>Plan credit use:</w:t>
      </w:r>
      <w:r w:rsidRPr="00003573">
        <w:t> 1 call credit per 100 cryptocurrencies returned (rounded up).</w:t>
      </w:r>
      <w:r w:rsidRPr="00003573">
        <w:br/>
      </w:r>
      <w:r w:rsidRPr="00003573">
        <w:rPr>
          <w:b/>
          <w:bCs/>
        </w:rPr>
        <w:t>CMC equivalent pages:</w:t>
      </w:r>
      <w:r w:rsidRPr="00003573">
        <w:t> Cryptocurrency detail page metadata like </w:t>
      </w:r>
      <w:hyperlink r:id="rId223" w:history="1">
        <w:r w:rsidRPr="00003573">
          <w:rPr>
            <w:rStyle w:val="Hyperlink"/>
          </w:rPr>
          <w:t>coinmarketcap.com/currencies/bitcoin/</w:t>
        </w:r>
      </w:hyperlink>
      <w:r w:rsidRPr="00003573">
        <w:t>.</w:t>
      </w:r>
    </w:p>
    <w:p w14:paraId="190E33E3" w14:textId="77777777" w:rsidR="00003573" w:rsidRPr="00003573" w:rsidRDefault="00003573" w:rsidP="00003573">
      <w:pPr>
        <w:rPr>
          <w:b/>
          <w:bCs/>
        </w:rPr>
      </w:pPr>
      <w:r w:rsidRPr="00003573">
        <w:rPr>
          <w:b/>
          <w:bCs/>
        </w:rPr>
        <w:t>Parameters</w:t>
      </w:r>
    </w:p>
    <w:p w14:paraId="50E94921" w14:textId="77777777" w:rsidR="00003573" w:rsidRPr="00003573" w:rsidRDefault="00003573" w:rsidP="00003573">
      <w:r w:rsidRPr="00003573">
        <w:t>query Parameters ?</w:t>
      </w:r>
    </w:p>
    <w:p w14:paraId="20A763A3" w14:textId="77777777" w:rsidR="00003573" w:rsidRPr="00003573" w:rsidRDefault="00003573" w:rsidP="00003573">
      <w:r w:rsidRPr="00003573">
        <w:t> id</w:t>
      </w:r>
    </w:p>
    <w:p w14:paraId="50A6263A" w14:textId="77777777" w:rsidR="00003573" w:rsidRPr="00003573" w:rsidRDefault="00003573" w:rsidP="00003573">
      <w:r w:rsidRPr="00003573">
        <w:t>string</w:t>
      </w:r>
    </w:p>
    <w:p w14:paraId="111559E3" w14:textId="77777777" w:rsidR="00003573" w:rsidRPr="00003573" w:rsidRDefault="00003573" w:rsidP="00003573">
      <w:r w:rsidRPr="00003573">
        <w:t>One or more comma-separated CoinMarketCap cryptocurrency IDs. Example: "1,2"</w:t>
      </w:r>
    </w:p>
    <w:p w14:paraId="7B2612A2" w14:textId="77777777" w:rsidR="00003573" w:rsidRPr="00003573" w:rsidRDefault="00003573" w:rsidP="00003573">
      <w:r w:rsidRPr="00003573">
        <w:t> slug</w:t>
      </w:r>
    </w:p>
    <w:p w14:paraId="7EA5C164" w14:textId="77777777" w:rsidR="00003573" w:rsidRPr="00003573" w:rsidRDefault="00003573" w:rsidP="00003573">
      <w:r w:rsidRPr="00003573">
        <w:t>string</w:t>
      </w:r>
    </w:p>
    <w:p w14:paraId="37F912F0" w14:textId="77777777" w:rsidR="00003573" w:rsidRPr="00003573" w:rsidRDefault="00003573" w:rsidP="00003573">
      <w:r w:rsidRPr="00003573">
        <w:t>Alternatively pass a comma-separated list of cryptocurrency slugs. Example: "bitcoin,ethereum"</w:t>
      </w:r>
    </w:p>
    <w:p w14:paraId="69585388" w14:textId="77777777" w:rsidR="00003573" w:rsidRPr="00003573" w:rsidRDefault="00003573" w:rsidP="00003573">
      <w:r w:rsidRPr="00003573">
        <w:t> symbol</w:t>
      </w:r>
    </w:p>
    <w:p w14:paraId="7C897A25" w14:textId="77777777" w:rsidR="00003573" w:rsidRPr="00003573" w:rsidRDefault="00003573" w:rsidP="00003573">
      <w:r w:rsidRPr="00003573">
        <w:t>string</w:t>
      </w:r>
    </w:p>
    <w:p w14:paraId="411FD34E" w14:textId="77777777" w:rsidR="00003573" w:rsidRPr="00003573" w:rsidRDefault="00003573" w:rsidP="00003573">
      <w:r w:rsidRPr="00003573">
        <w:t>Alternatively pass one or more comma-separated cryptocurrency symbols. Example: "BTC,ETH". At least one "id" </w:t>
      </w:r>
      <w:r w:rsidRPr="00003573">
        <w:rPr>
          <w:i/>
          <w:iCs/>
        </w:rPr>
        <w:t>or</w:t>
      </w:r>
      <w:r w:rsidRPr="00003573">
        <w:t> "slug" </w:t>
      </w:r>
      <w:r w:rsidRPr="00003573">
        <w:rPr>
          <w:i/>
          <w:iCs/>
        </w:rPr>
        <w:t>or</w:t>
      </w:r>
      <w:r w:rsidRPr="00003573">
        <w:t> "symbol" is required for this request. Please note that starting in the v2 endpoint, due to the fact that a symbol is not unique, if you request by symbol each data response will contain an array of objects containing all of the coins that use each requested symbol. The v1 endpoint will still return a single object, the highest ranked coin using that symbol.</w:t>
      </w:r>
    </w:p>
    <w:p w14:paraId="7CFA2688" w14:textId="77777777" w:rsidR="00003573" w:rsidRPr="00003573" w:rsidRDefault="00003573" w:rsidP="00003573">
      <w:r w:rsidRPr="00003573">
        <w:t> address</w:t>
      </w:r>
    </w:p>
    <w:p w14:paraId="23A52F63" w14:textId="77777777" w:rsidR="00003573" w:rsidRPr="00003573" w:rsidRDefault="00003573" w:rsidP="00003573">
      <w:r w:rsidRPr="00003573">
        <w:t>string</w:t>
      </w:r>
    </w:p>
    <w:p w14:paraId="1317A5BC" w14:textId="77777777" w:rsidR="00003573" w:rsidRPr="00003573" w:rsidRDefault="00003573" w:rsidP="00003573">
      <w:r w:rsidRPr="00003573">
        <w:t>Alternatively pass in a contract address. Example: "0xc40af1e4fecfa05ce6bab79dcd8b373d2e436c4e"</w:t>
      </w:r>
    </w:p>
    <w:p w14:paraId="0D3DDCB1" w14:textId="77777777" w:rsidR="00003573" w:rsidRPr="00003573" w:rsidRDefault="00003573" w:rsidP="00003573">
      <w:r w:rsidRPr="00003573">
        <w:t> skip_invalid</w:t>
      </w:r>
    </w:p>
    <w:p w14:paraId="1948190B" w14:textId="77777777" w:rsidR="00003573" w:rsidRPr="00003573" w:rsidRDefault="00003573" w:rsidP="00003573">
      <w:r w:rsidRPr="00003573">
        <w:t>boolean</w:t>
      </w:r>
    </w:p>
    <w:p w14:paraId="7DF56AF2" w14:textId="77777777" w:rsidR="00003573" w:rsidRPr="00003573" w:rsidRDefault="00003573" w:rsidP="00003573">
      <w:r w:rsidRPr="00003573">
        <w:t>false</w:t>
      </w:r>
    </w:p>
    <w:p w14:paraId="4B14CFB5" w14:textId="77777777" w:rsidR="00003573" w:rsidRPr="00003573" w:rsidRDefault="00003573" w:rsidP="00003573">
      <w:r w:rsidRPr="00003573">
        <w:t>Pass true to relax request validation rules. When requesting records on multiple cryptocurrencies an error is returned if any invalid cryptocurrencies are requested or a cryptocurrency does not have matching records in the requested timeframe. If set to true, invalid lookups will be skipped allowing valid cryptocurrencies to still be returned.</w:t>
      </w:r>
    </w:p>
    <w:p w14:paraId="78712E17" w14:textId="77777777" w:rsidR="00003573" w:rsidRPr="00003573" w:rsidRDefault="00003573" w:rsidP="00003573">
      <w:r w:rsidRPr="00003573">
        <w:t> aux</w:t>
      </w:r>
    </w:p>
    <w:p w14:paraId="2902124E" w14:textId="77777777" w:rsidR="00003573" w:rsidRPr="00003573" w:rsidRDefault="00003573" w:rsidP="00003573">
      <w:r w:rsidRPr="00003573">
        <w:t>string</w:t>
      </w:r>
    </w:p>
    <w:p w14:paraId="4F850E2E" w14:textId="77777777" w:rsidR="00003573" w:rsidRPr="00003573" w:rsidRDefault="00003573" w:rsidP="00003573">
      <w:r w:rsidRPr="00003573">
        <w:t>"urls,logo,description,tags,platform,date_added,notice"</w:t>
      </w:r>
    </w:p>
    <w:p w14:paraId="3E7DDE5E" w14:textId="77777777" w:rsidR="00003573" w:rsidRPr="00003573" w:rsidRDefault="00003573" w:rsidP="00003573">
      <w:r w:rsidRPr="00003573">
        <w:t>Optionally specify a comma-separated list of supplemental data fields to return. Pass urls,logo,description,tags,platform,date_added,notice,status to include all auxiliary fields.</w:t>
      </w:r>
    </w:p>
    <w:p w14:paraId="7DC885F3" w14:textId="77777777" w:rsidR="00003573" w:rsidRPr="00003573" w:rsidRDefault="00003573" w:rsidP="00003573">
      <w:r w:rsidRPr="00003573">
        <w:t>Responses</w:t>
      </w:r>
    </w:p>
    <w:p w14:paraId="10C7B843" w14:textId="77777777" w:rsidR="00003573" w:rsidRPr="00003573" w:rsidRDefault="00003573" w:rsidP="00003573">
      <w:r w:rsidRPr="00003573">
        <w:t>200 Successful</w:t>
      </w:r>
    </w:p>
    <w:p w14:paraId="58F494EA"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47AEAE40" w14:textId="77777777">
        <w:tc>
          <w:tcPr>
            <w:tcW w:w="0" w:type="auto"/>
            <w:noWrap/>
            <w:tcMar>
              <w:top w:w="150" w:type="dxa"/>
              <w:left w:w="0" w:type="dxa"/>
              <w:bottom w:w="150" w:type="dxa"/>
              <w:right w:w="0" w:type="dxa"/>
            </w:tcMar>
            <w:hideMark/>
          </w:tcPr>
          <w:p w14:paraId="3A01C626"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711B8448" w14:textId="77777777" w:rsidR="00003573" w:rsidRPr="00003573" w:rsidRDefault="00003573" w:rsidP="00003573">
            <w:r w:rsidRPr="00003573">
              <w:t>Results of your query returned as an object map.</w:t>
            </w:r>
          </w:p>
        </w:tc>
      </w:tr>
      <w:tr w:rsidR="00003573" w:rsidRPr="00003573" w14:paraId="5613009D" w14:textId="77777777">
        <w:tc>
          <w:tcPr>
            <w:tcW w:w="0" w:type="auto"/>
            <w:gridSpan w:val="2"/>
            <w:tcMar>
              <w:top w:w="0" w:type="dxa"/>
              <w:left w:w="150" w:type="dxa"/>
              <w:bottom w:w="0" w:type="dxa"/>
              <w:right w:w="150" w:type="dxa"/>
            </w:tcMar>
            <w:vAlign w:val="center"/>
            <w:hideMark/>
          </w:tcPr>
          <w:p w14:paraId="135F9CE7" w14:textId="77777777" w:rsidR="00003573" w:rsidRPr="00003573" w:rsidRDefault="00003573" w:rsidP="00003573"/>
        </w:tc>
      </w:tr>
      <w:tr w:rsidR="00003573" w:rsidRPr="00003573" w14:paraId="7E938F4A" w14:textId="77777777">
        <w:tc>
          <w:tcPr>
            <w:tcW w:w="0" w:type="auto"/>
            <w:noWrap/>
            <w:tcMar>
              <w:top w:w="150" w:type="dxa"/>
              <w:left w:w="0" w:type="dxa"/>
              <w:bottom w:w="150" w:type="dxa"/>
              <w:right w:w="0" w:type="dxa"/>
            </w:tcMar>
            <w:hideMark/>
          </w:tcPr>
          <w:p w14:paraId="320B77CE"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7CFFDB78" w14:textId="77777777" w:rsidR="00003573" w:rsidRPr="00003573" w:rsidRDefault="00003573" w:rsidP="00003573">
            <w:r w:rsidRPr="00003573">
              <w:t>Standardized status object for API calls.</w:t>
            </w:r>
          </w:p>
        </w:tc>
      </w:tr>
      <w:tr w:rsidR="00003573" w:rsidRPr="00003573" w14:paraId="07DCD46F" w14:textId="77777777">
        <w:tc>
          <w:tcPr>
            <w:tcW w:w="0" w:type="auto"/>
            <w:gridSpan w:val="2"/>
            <w:tcBorders>
              <w:left w:val="nil"/>
            </w:tcBorders>
            <w:tcMar>
              <w:top w:w="0" w:type="dxa"/>
              <w:left w:w="150" w:type="dxa"/>
              <w:bottom w:w="0" w:type="dxa"/>
              <w:right w:w="150" w:type="dxa"/>
            </w:tcMar>
            <w:vAlign w:val="center"/>
            <w:hideMark/>
          </w:tcPr>
          <w:p w14:paraId="7DECFE18" w14:textId="77777777" w:rsidR="00003573" w:rsidRPr="00003573" w:rsidRDefault="00003573" w:rsidP="00003573"/>
        </w:tc>
      </w:tr>
    </w:tbl>
    <w:p w14:paraId="3DCE6796" w14:textId="77777777" w:rsidR="00003573" w:rsidRPr="00003573" w:rsidRDefault="00003573" w:rsidP="00003573">
      <w:r w:rsidRPr="00003573">
        <w:t>400 Bad Request</w:t>
      </w:r>
    </w:p>
    <w:p w14:paraId="3268C75A" w14:textId="77777777" w:rsidR="00003573" w:rsidRPr="00003573" w:rsidRDefault="00003573" w:rsidP="00003573">
      <w:r w:rsidRPr="00003573">
        <w:t>401 Unauthorized</w:t>
      </w:r>
    </w:p>
    <w:p w14:paraId="78B483B6" w14:textId="77777777" w:rsidR="00003573" w:rsidRPr="00003573" w:rsidRDefault="00003573" w:rsidP="00003573">
      <w:r w:rsidRPr="00003573">
        <w:t>403 Forbidden</w:t>
      </w:r>
    </w:p>
    <w:p w14:paraId="402DC9EA" w14:textId="77777777" w:rsidR="00003573" w:rsidRPr="00003573" w:rsidRDefault="00003573" w:rsidP="00003573">
      <w:r w:rsidRPr="00003573">
        <w:t>429 Too Many Requests</w:t>
      </w:r>
    </w:p>
    <w:p w14:paraId="37A7E5F5" w14:textId="77777777" w:rsidR="00003573" w:rsidRPr="00003573" w:rsidRDefault="00003573" w:rsidP="00003573">
      <w:r w:rsidRPr="00003573">
        <w:t>500 Internal Server Error</w:t>
      </w:r>
    </w:p>
    <w:p w14:paraId="3F2DBA93" w14:textId="77777777" w:rsidR="00003573" w:rsidRPr="00003573" w:rsidRDefault="00003573" w:rsidP="00003573">
      <w:pPr>
        <w:rPr>
          <w:b/>
          <w:bCs/>
        </w:rPr>
      </w:pPr>
      <w:r w:rsidRPr="00003573">
        <w:rPr>
          <w:b/>
          <w:bCs/>
        </w:rPr>
        <w:t>get</w:t>
      </w:r>
    </w:p>
    <w:p w14:paraId="585B79AF" w14:textId="77777777" w:rsidR="00003573" w:rsidRPr="00003573" w:rsidRDefault="00003573" w:rsidP="00003573">
      <w:r w:rsidRPr="00003573">
        <w:t> /v2/cryptocurrency/info</w:t>
      </w:r>
    </w:p>
    <w:p w14:paraId="48581813" w14:textId="77777777" w:rsidR="00003573" w:rsidRPr="00003573" w:rsidRDefault="00003573" w:rsidP="00003573">
      <w:r w:rsidRPr="00003573">
        <w:t>Server URL</w:t>
      </w:r>
    </w:p>
    <w:p w14:paraId="76A06126" w14:textId="77777777" w:rsidR="00003573" w:rsidRPr="00003573" w:rsidRDefault="00003573" w:rsidP="00003573">
      <w:r w:rsidRPr="00003573">
        <w:t>https://pro-api.coinmarketcap.com/v2/cryptocurrency/info</w:t>
      </w:r>
    </w:p>
    <w:p w14:paraId="01BBDD41" w14:textId="77777777" w:rsidR="00003573" w:rsidRPr="00003573" w:rsidRDefault="00003573" w:rsidP="00003573">
      <w:r w:rsidRPr="00003573">
        <w:br/>
        <w:t>Response samples</w:t>
      </w:r>
    </w:p>
    <w:p w14:paraId="1F23B033" w14:textId="77777777" w:rsidR="00003573" w:rsidRPr="00003573" w:rsidRDefault="00003573" w:rsidP="00003573">
      <w:pPr>
        <w:numPr>
          <w:ilvl w:val="0"/>
          <w:numId w:val="74"/>
        </w:numPr>
      </w:pPr>
      <w:r w:rsidRPr="00003573">
        <w:t>200 Successful</w:t>
      </w:r>
    </w:p>
    <w:p w14:paraId="372B671A" w14:textId="77777777" w:rsidR="00003573" w:rsidRPr="00003573" w:rsidRDefault="00003573" w:rsidP="00003573">
      <w:pPr>
        <w:numPr>
          <w:ilvl w:val="0"/>
          <w:numId w:val="74"/>
        </w:numPr>
      </w:pPr>
      <w:r w:rsidRPr="00003573">
        <w:t>400 Bad Request</w:t>
      </w:r>
    </w:p>
    <w:p w14:paraId="171F215F" w14:textId="77777777" w:rsidR="00003573" w:rsidRPr="00003573" w:rsidRDefault="00003573" w:rsidP="00003573">
      <w:pPr>
        <w:numPr>
          <w:ilvl w:val="0"/>
          <w:numId w:val="74"/>
        </w:numPr>
      </w:pPr>
      <w:r w:rsidRPr="00003573">
        <w:t>401 Unauthorized</w:t>
      </w:r>
    </w:p>
    <w:p w14:paraId="204FF395" w14:textId="77777777" w:rsidR="00003573" w:rsidRPr="00003573" w:rsidRDefault="00003573" w:rsidP="00003573">
      <w:pPr>
        <w:numPr>
          <w:ilvl w:val="0"/>
          <w:numId w:val="74"/>
        </w:numPr>
      </w:pPr>
      <w:r w:rsidRPr="00003573">
        <w:t>403 Forbidden</w:t>
      </w:r>
    </w:p>
    <w:p w14:paraId="36406C34" w14:textId="77777777" w:rsidR="00003573" w:rsidRPr="00003573" w:rsidRDefault="00003573" w:rsidP="00003573">
      <w:pPr>
        <w:numPr>
          <w:ilvl w:val="0"/>
          <w:numId w:val="74"/>
        </w:numPr>
      </w:pPr>
      <w:r w:rsidRPr="00003573">
        <w:t>429 Too Many Requests</w:t>
      </w:r>
    </w:p>
    <w:p w14:paraId="6083CEE5" w14:textId="77777777" w:rsidR="00003573" w:rsidRPr="00003573" w:rsidRDefault="00003573" w:rsidP="00003573">
      <w:pPr>
        <w:numPr>
          <w:ilvl w:val="0"/>
          <w:numId w:val="74"/>
        </w:numPr>
      </w:pPr>
      <w:r w:rsidRPr="00003573">
        <w:t>500 Internal Server Error</w:t>
      </w:r>
    </w:p>
    <w:p w14:paraId="3BA51663" w14:textId="77777777" w:rsidR="00003573" w:rsidRPr="00003573" w:rsidRDefault="00003573" w:rsidP="00003573">
      <w:r w:rsidRPr="00003573">
        <w:t>{</w:t>
      </w:r>
    </w:p>
    <w:p w14:paraId="47589CB8" w14:textId="77777777" w:rsidR="00003573" w:rsidRPr="00003573" w:rsidRDefault="00003573" w:rsidP="00003573">
      <w:pPr>
        <w:numPr>
          <w:ilvl w:val="0"/>
          <w:numId w:val="75"/>
        </w:numPr>
      </w:pPr>
      <w:r w:rsidRPr="00003573">
        <w:t>"data": {</w:t>
      </w:r>
    </w:p>
    <w:p w14:paraId="2D8126FF" w14:textId="77777777" w:rsidR="00003573" w:rsidRPr="00003573" w:rsidRDefault="00003573" w:rsidP="00003573">
      <w:pPr>
        <w:numPr>
          <w:ilvl w:val="1"/>
          <w:numId w:val="75"/>
        </w:numPr>
      </w:pPr>
      <w:r w:rsidRPr="00003573">
        <w:t>"1": {</w:t>
      </w:r>
    </w:p>
    <w:p w14:paraId="4EC1CA8B" w14:textId="77777777" w:rsidR="00003573" w:rsidRPr="00003573" w:rsidRDefault="00003573" w:rsidP="00003573">
      <w:pPr>
        <w:numPr>
          <w:ilvl w:val="2"/>
          <w:numId w:val="75"/>
        </w:numPr>
      </w:pPr>
      <w:r w:rsidRPr="00003573">
        <w:t>"urls": {</w:t>
      </w:r>
    </w:p>
    <w:p w14:paraId="7B842264" w14:textId="77777777" w:rsidR="00003573" w:rsidRPr="00003573" w:rsidRDefault="00003573" w:rsidP="00003573">
      <w:pPr>
        <w:numPr>
          <w:ilvl w:val="3"/>
          <w:numId w:val="75"/>
        </w:numPr>
      </w:pPr>
      <w:r w:rsidRPr="00003573">
        <w:t>"website": [</w:t>
      </w:r>
    </w:p>
    <w:p w14:paraId="172845C0" w14:textId="77777777" w:rsidR="00003573" w:rsidRPr="00003573" w:rsidRDefault="00003573" w:rsidP="00003573">
      <w:pPr>
        <w:numPr>
          <w:ilvl w:val="4"/>
          <w:numId w:val="75"/>
        </w:numPr>
      </w:pPr>
      <w:r w:rsidRPr="00003573">
        <w:t>"</w:t>
      </w:r>
      <w:hyperlink r:id="rId224" w:history="1">
        <w:r w:rsidRPr="00003573">
          <w:rPr>
            <w:rStyle w:val="Hyperlink"/>
          </w:rPr>
          <w:t>https://bitcoin.org/</w:t>
        </w:r>
      </w:hyperlink>
      <w:r w:rsidRPr="00003573">
        <w:t>"</w:t>
      </w:r>
    </w:p>
    <w:p w14:paraId="7F088E1E" w14:textId="77777777" w:rsidR="00003573" w:rsidRPr="00003573" w:rsidRDefault="00003573" w:rsidP="00003573">
      <w:r w:rsidRPr="00003573">
        <w:t>],</w:t>
      </w:r>
    </w:p>
    <w:p w14:paraId="06411E05" w14:textId="77777777" w:rsidR="00003573" w:rsidRPr="00003573" w:rsidRDefault="00003573" w:rsidP="00003573">
      <w:pPr>
        <w:numPr>
          <w:ilvl w:val="3"/>
          <w:numId w:val="75"/>
        </w:numPr>
      </w:pPr>
      <w:r w:rsidRPr="00003573">
        <w:t>"technical_doc": [</w:t>
      </w:r>
    </w:p>
    <w:p w14:paraId="0B2968E1" w14:textId="77777777" w:rsidR="00003573" w:rsidRPr="00003573" w:rsidRDefault="00003573" w:rsidP="00003573">
      <w:pPr>
        <w:numPr>
          <w:ilvl w:val="4"/>
          <w:numId w:val="75"/>
        </w:numPr>
      </w:pPr>
      <w:r w:rsidRPr="00003573">
        <w:t>"</w:t>
      </w:r>
      <w:hyperlink r:id="rId225" w:history="1">
        <w:r w:rsidRPr="00003573">
          <w:rPr>
            <w:rStyle w:val="Hyperlink"/>
          </w:rPr>
          <w:t>https://bitcoin.org/bitcoin.pdf</w:t>
        </w:r>
      </w:hyperlink>
      <w:r w:rsidRPr="00003573">
        <w:t>"</w:t>
      </w:r>
    </w:p>
    <w:p w14:paraId="4EA94905" w14:textId="77777777" w:rsidR="00003573" w:rsidRPr="00003573" w:rsidRDefault="00003573" w:rsidP="00003573">
      <w:r w:rsidRPr="00003573">
        <w:t>],</w:t>
      </w:r>
    </w:p>
    <w:p w14:paraId="4F631105" w14:textId="77777777" w:rsidR="00003573" w:rsidRPr="00003573" w:rsidRDefault="00003573" w:rsidP="00003573">
      <w:pPr>
        <w:numPr>
          <w:ilvl w:val="3"/>
          <w:numId w:val="75"/>
        </w:numPr>
      </w:pPr>
      <w:r w:rsidRPr="00003573">
        <w:t>"twitter": [ ],</w:t>
      </w:r>
    </w:p>
    <w:p w14:paraId="2690BC3E" w14:textId="77777777" w:rsidR="00003573" w:rsidRPr="00003573" w:rsidRDefault="00003573" w:rsidP="00003573">
      <w:pPr>
        <w:numPr>
          <w:ilvl w:val="3"/>
          <w:numId w:val="75"/>
        </w:numPr>
      </w:pPr>
      <w:r w:rsidRPr="00003573">
        <w:t>"reddit": [</w:t>
      </w:r>
    </w:p>
    <w:p w14:paraId="19925EAF" w14:textId="77777777" w:rsidR="00003573" w:rsidRPr="00003573" w:rsidRDefault="00003573" w:rsidP="00003573">
      <w:pPr>
        <w:numPr>
          <w:ilvl w:val="4"/>
          <w:numId w:val="75"/>
        </w:numPr>
      </w:pPr>
      <w:r w:rsidRPr="00003573">
        <w:t>"</w:t>
      </w:r>
      <w:hyperlink r:id="rId226" w:history="1">
        <w:r w:rsidRPr="00003573">
          <w:rPr>
            <w:rStyle w:val="Hyperlink"/>
          </w:rPr>
          <w:t>https://reddit.com/r/bitcoin</w:t>
        </w:r>
      </w:hyperlink>
      <w:r w:rsidRPr="00003573">
        <w:t>"</w:t>
      </w:r>
    </w:p>
    <w:p w14:paraId="1F470FFB" w14:textId="77777777" w:rsidR="00003573" w:rsidRPr="00003573" w:rsidRDefault="00003573" w:rsidP="00003573">
      <w:r w:rsidRPr="00003573">
        <w:t>],</w:t>
      </w:r>
    </w:p>
    <w:p w14:paraId="043CD0B3" w14:textId="77777777" w:rsidR="00003573" w:rsidRPr="00003573" w:rsidRDefault="00003573" w:rsidP="00003573">
      <w:pPr>
        <w:numPr>
          <w:ilvl w:val="3"/>
          <w:numId w:val="75"/>
        </w:numPr>
      </w:pPr>
      <w:r w:rsidRPr="00003573">
        <w:t>"message_board": [</w:t>
      </w:r>
    </w:p>
    <w:p w14:paraId="2C1F2591" w14:textId="77777777" w:rsidR="00003573" w:rsidRPr="00003573" w:rsidRDefault="00003573" w:rsidP="00003573">
      <w:pPr>
        <w:numPr>
          <w:ilvl w:val="4"/>
          <w:numId w:val="75"/>
        </w:numPr>
      </w:pPr>
      <w:r w:rsidRPr="00003573">
        <w:t>"</w:t>
      </w:r>
      <w:hyperlink r:id="rId227" w:history="1">
        <w:r w:rsidRPr="00003573">
          <w:rPr>
            <w:rStyle w:val="Hyperlink"/>
          </w:rPr>
          <w:t>https://bitcointalk.org</w:t>
        </w:r>
      </w:hyperlink>
      <w:r w:rsidRPr="00003573">
        <w:t>"</w:t>
      </w:r>
    </w:p>
    <w:p w14:paraId="41F0EA8A" w14:textId="77777777" w:rsidR="00003573" w:rsidRPr="00003573" w:rsidRDefault="00003573" w:rsidP="00003573">
      <w:r w:rsidRPr="00003573">
        <w:t>],</w:t>
      </w:r>
    </w:p>
    <w:p w14:paraId="5262992E" w14:textId="77777777" w:rsidR="00003573" w:rsidRPr="00003573" w:rsidRDefault="00003573" w:rsidP="00003573">
      <w:pPr>
        <w:numPr>
          <w:ilvl w:val="3"/>
          <w:numId w:val="75"/>
        </w:numPr>
      </w:pPr>
      <w:r w:rsidRPr="00003573">
        <w:t>"announcement": [ ],</w:t>
      </w:r>
    </w:p>
    <w:p w14:paraId="2B9B6CE1" w14:textId="77777777" w:rsidR="00003573" w:rsidRPr="00003573" w:rsidRDefault="00003573" w:rsidP="00003573">
      <w:pPr>
        <w:numPr>
          <w:ilvl w:val="3"/>
          <w:numId w:val="75"/>
        </w:numPr>
      </w:pPr>
      <w:r w:rsidRPr="00003573">
        <w:t>"chat": [ ],</w:t>
      </w:r>
    </w:p>
    <w:p w14:paraId="04ACAE30" w14:textId="77777777" w:rsidR="00003573" w:rsidRPr="00003573" w:rsidRDefault="00003573" w:rsidP="00003573">
      <w:pPr>
        <w:numPr>
          <w:ilvl w:val="3"/>
          <w:numId w:val="75"/>
        </w:numPr>
      </w:pPr>
      <w:r w:rsidRPr="00003573">
        <w:t>"explorer": [</w:t>
      </w:r>
    </w:p>
    <w:p w14:paraId="6FA30E9F" w14:textId="77777777" w:rsidR="00003573" w:rsidRPr="00003573" w:rsidRDefault="00003573" w:rsidP="00003573">
      <w:pPr>
        <w:numPr>
          <w:ilvl w:val="4"/>
          <w:numId w:val="75"/>
        </w:numPr>
      </w:pPr>
      <w:r w:rsidRPr="00003573">
        <w:t>"</w:t>
      </w:r>
      <w:hyperlink r:id="rId228" w:history="1">
        <w:r w:rsidRPr="00003573">
          <w:rPr>
            <w:rStyle w:val="Hyperlink"/>
          </w:rPr>
          <w:t>https://blockchain.coinmarketcap.com/chain/bitcoin</w:t>
        </w:r>
      </w:hyperlink>
      <w:r w:rsidRPr="00003573">
        <w:t>",</w:t>
      </w:r>
    </w:p>
    <w:p w14:paraId="5D74E9E3" w14:textId="77777777" w:rsidR="00003573" w:rsidRPr="00003573" w:rsidRDefault="00003573" w:rsidP="00003573">
      <w:pPr>
        <w:numPr>
          <w:ilvl w:val="4"/>
          <w:numId w:val="75"/>
        </w:numPr>
      </w:pPr>
      <w:r w:rsidRPr="00003573">
        <w:t>"</w:t>
      </w:r>
      <w:hyperlink r:id="rId229" w:history="1">
        <w:r w:rsidRPr="00003573">
          <w:rPr>
            <w:rStyle w:val="Hyperlink"/>
          </w:rPr>
          <w:t>https://blockchain.info/</w:t>
        </w:r>
      </w:hyperlink>
      <w:r w:rsidRPr="00003573">
        <w:t>",</w:t>
      </w:r>
    </w:p>
    <w:p w14:paraId="693D9AAE" w14:textId="77777777" w:rsidR="00003573" w:rsidRPr="00003573" w:rsidRDefault="00003573" w:rsidP="00003573">
      <w:pPr>
        <w:numPr>
          <w:ilvl w:val="4"/>
          <w:numId w:val="75"/>
        </w:numPr>
      </w:pPr>
      <w:r w:rsidRPr="00003573">
        <w:t>"</w:t>
      </w:r>
      <w:hyperlink r:id="rId230" w:history="1">
        <w:r w:rsidRPr="00003573">
          <w:rPr>
            <w:rStyle w:val="Hyperlink"/>
          </w:rPr>
          <w:t>https://live.blockcypher.com/btc/</w:t>
        </w:r>
      </w:hyperlink>
      <w:r w:rsidRPr="00003573">
        <w:t>"</w:t>
      </w:r>
    </w:p>
    <w:p w14:paraId="7B63F0A8" w14:textId="77777777" w:rsidR="00003573" w:rsidRPr="00003573" w:rsidRDefault="00003573" w:rsidP="00003573">
      <w:r w:rsidRPr="00003573">
        <w:t>],</w:t>
      </w:r>
    </w:p>
    <w:p w14:paraId="44144901" w14:textId="77777777" w:rsidR="00003573" w:rsidRPr="00003573" w:rsidRDefault="00003573" w:rsidP="00003573">
      <w:pPr>
        <w:numPr>
          <w:ilvl w:val="3"/>
          <w:numId w:val="75"/>
        </w:numPr>
      </w:pPr>
      <w:r w:rsidRPr="00003573">
        <w:t>"source_code": [</w:t>
      </w:r>
    </w:p>
    <w:p w14:paraId="59417B76" w14:textId="77777777" w:rsidR="00003573" w:rsidRPr="00003573" w:rsidRDefault="00003573" w:rsidP="00003573">
      <w:pPr>
        <w:numPr>
          <w:ilvl w:val="4"/>
          <w:numId w:val="75"/>
        </w:numPr>
      </w:pPr>
      <w:r w:rsidRPr="00003573">
        <w:t>"</w:t>
      </w:r>
      <w:hyperlink r:id="rId231" w:history="1">
        <w:r w:rsidRPr="00003573">
          <w:rPr>
            <w:rStyle w:val="Hyperlink"/>
          </w:rPr>
          <w:t>https://github.com/bitcoin/</w:t>
        </w:r>
      </w:hyperlink>
      <w:r w:rsidRPr="00003573">
        <w:t>"</w:t>
      </w:r>
    </w:p>
    <w:p w14:paraId="402A3E60" w14:textId="77777777" w:rsidR="00003573" w:rsidRPr="00003573" w:rsidRDefault="00003573" w:rsidP="00003573">
      <w:r w:rsidRPr="00003573">
        <w:t>]</w:t>
      </w:r>
    </w:p>
    <w:p w14:paraId="2FA7C0EB" w14:textId="77777777" w:rsidR="00003573" w:rsidRPr="00003573" w:rsidRDefault="00003573" w:rsidP="00003573">
      <w:pPr>
        <w:numPr>
          <w:ilvl w:val="2"/>
          <w:numId w:val="75"/>
        </w:numPr>
      </w:pPr>
      <w:r w:rsidRPr="00003573">
        <w:t>},</w:t>
      </w:r>
    </w:p>
    <w:p w14:paraId="51A0BB41" w14:textId="77777777" w:rsidR="00003573" w:rsidRPr="00003573" w:rsidRDefault="00003573" w:rsidP="00003573">
      <w:pPr>
        <w:numPr>
          <w:ilvl w:val="2"/>
          <w:numId w:val="75"/>
        </w:numPr>
      </w:pPr>
      <w:r w:rsidRPr="00003573">
        <w:t>"logo": "</w:t>
      </w:r>
      <w:hyperlink r:id="rId232" w:history="1">
        <w:r w:rsidRPr="00003573">
          <w:rPr>
            <w:rStyle w:val="Hyperlink"/>
          </w:rPr>
          <w:t>https://s2.coinmarketcap.com/static/img/coins/64x64/1.png</w:t>
        </w:r>
      </w:hyperlink>
      <w:r w:rsidRPr="00003573">
        <w:t>",</w:t>
      </w:r>
    </w:p>
    <w:p w14:paraId="1E3C9C2F" w14:textId="77777777" w:rsidR="00003573" w:rsidRPr="00003573" w:rsidRDefault="00003573" w:rsidP="00003573">
      <w:pPr>
        <w:numPr>
          <w:ilvl w:val="2"/>
          <w:numId w:val="75"/>
        </w:numPr>
      </w:pPr>
      <w:r w:rsidRPr="00003573">
        <w:t>"id": 1,</w:t>
      </w:r>
    </w:p>
    <w:p w14:paraId="16407C50" w14:textId="77777777" w:rsidR="00003573" w:rsidRPr="00003573" w:rsidRDefault="00003573" w:rsidP="00003573">
      <w:pPr>
        <w:numPr>
          <w:ilvl w:val="2"/>
          <w:numId w:val="75"/>
        </w:numPr>
      </w:pPr>
      <w:r w:rsidRPr="00003573">
        <w:t>"name": "Bitcoin",</w:t>
      </w:r>
    </w:p>
    <w:p w14:paraId="42EDB63F" w14:textId="77777777" w:rsidR="00003573" w:rsidRPr="00003573" w:rsidRDefault="00003573" w:rsidP="00003573">
      <w:pPr>
        <w:numPr>
          <w:ilvl w:val="2"/>
          <w:numId w:val="75"/>
        </w:numPr>
      </w:pPr>
      <w:r w:rsidRPr="00003573">
        <w:t>"symbol": "BTC",</w:t>
      </w:r>
    </w:p>
    <w:p w14:paraId="347556AB" w14:textId="77777777" w:rsidR="00003573" w:rsidRPr="00003573" w:rsidRDefault="00003573" w:rsidP="00003573">
      <w:pPr>
        <w:numPr>
          <w:ilvl w:val="2"/>
          <w:numId w:val="75"/>
        </w:numPr>
      </w:pPr>
      <w:r w:rsidRPr="00003573">
        <w:t>"slug": "bitcoin",</w:t>
      </w:r>
    </w:p>
    <w:p w14:paraId="148AB86A" w14:textId="77777777" w:rsidR="00003573" w:rsidRPr="00003573" w:rsidRDefault="00003573" w:rsidP="00003573">
      <w:pPr>
        <w:numPr>
          <w:ilvl w:val="2"/>
          <w:numId w:val="75"/>
        </w:numPr>
      </w:pPr>
      <w:r w:rsidRPr="00003573">
        <w:t>"description": "Bitcoin (BTC) is a consensus network that enables a new payment system and a completely digital currency. Powered by its users, it is a peer to peer payment network that requires no central authority to operate. On October 31st, 2008, an individual or group of individuals operating under the pseudonym "Satoshi Nakamoto" published the Bitcoin Whitepaper and described it as: "a purely peer-to-peer version of electronic cash would allow online payments to be sent directly from one party to another without going through a financial institution."",</w:t>
      </w:r>
    </w:p>
    <w:p w14:paraId="28D16944" w14:textId="77777777" w:rsidR="00003573" w:rsidRPr="00003573" w:rsidRDefault="00003573" w:rsidP="00003573">
      <w:pPr>
        <w:numPr>
          <w:ilvl w:val="2"/>
          <w:numId w:val="75"/>
        </w:numPr>
      </w:pPr>
      <w:r w:rsidRPr="00003573">
        <w:t>"date_added": "2013-04-28T00:00:00.000Z",</w:t>
      </w:r>
    </w:p>
    <w:p w14:paraId="04C0165F" w14:textId="77777777" w:rsidR="00003573" w:rsidRPr="00003573" w:rsidRDefault="00003573" w:rsidP="00003573">
      <w:pPr>
        <w:numPr>
          <w:ilvl w:val="2"/>
          <w:numId w:val="75"/>
        </w:numPr>
      </w:pPr>
      <w:r w:rsidRPr="00003573">
        <w:t>"date_launched": "2013-04-28T00:00:00.000Z",</w:t>
      </w:r>
    </w:p>
    <w:p w14:paraId="5826E49F" w14:textId="77777777" w:rsidR="00003573" w:rsidRPr="00003573" w:rsidRDefault="00003573" w:rsidP="00003573">
      <w:pPr>
        <w:numPr>
          <w:ilvl w:val="2"/>
          <w:numId w:val="75"/>
        </w:numPr>
      </w:pPr>
      <w:r w:rsidRPr="00003573">
        <w:t>"tags": [</w:t>
      </w:r>
    </w:p>
    <w:p w14:paraId="671D84BF" w14:textId="77777777" w:rsidR="00003573" w:rsidRPr="00003573" w:rsidRDefault="00003573" w:rsidP="00003573">
      <w:pPr>
        <w:numPr>
          <w:ilvl w:val="3"/>
          <w:numId w:val="75"/>
        </w:numPr>
      </w:pPr>
      <w:r w:rsidRPr="00003573">
        <w:t>"mineable"</w:t>
      </w:r>
    </w:p>
    <w:p w14:paraId="727A7D2F" w14:textId="77777777" w:rsidR="00003573" w:rsidRPr="00003573" w:rsidRDefault="00003573" w:rsidP="00003573">
      <w:r w:rsidRPr="00003573">
        <w:t>],</w:t>
      </w:r>
    </w:p>
    <w:p w14:paraId="60216032" w14:textId="77777777" w:rsidR="00003573" w:rsidRPr="00003573" w:rsidRDefault="00003573" w:rsidP="00003573">
      <w:pPr>
        <w:numPr>
          <w:ilvl w:val="2"/>
          <w:numId w:val="75"/>
        </w:numPr>
      </w:pPr>
      <w:r w:rsidRPr="00003573">
        <w:t>"platform": null,</w:t>
      </w:r>
    </w:p>
    <w:p w14:paraId="7B743C32" w14:textId="77777777" w:rsidR="00003573" w:rsidRPr="00003573" w:rsidRDefault="00003573" w:rsidP="00003573">
      <w:pPr>
        <w:numPr>
          <w:ilvl w:val="2"/>
          <w:numId w:val="75"/>
        </w:numPr>
      </w:pPr>
      <w:r w:rsidRPr="00003573">
        <w:t>"category": "coin"</w:t>
      </w:r>
    </w:p>
    <w:p w14:paraId="353648CB" w14:textId="77777777" w:rsidR="00003573" w:rsidRPr="00003573" w:rsidRDefault="00003573" w:rsidP="00003573">
      <w:r w:rsidRPr="00003573">
        <w:t>},</w:t>
      </w:r>
    </w:p>
    <w:p w14:paraId="7E936CAF" w14:textId="77777777" w:rsidR="00003573" w:rsidRPr="00003573" w:rsidRDefault="00003573" w:rsidP="00003573">
      <w:pPr>
        <w:numPr>
          <w:ilvl w:val="1"/>
          <w:numId w:val="75"/>
        </w:numPr>
      </w:pPr>
      <w:r w:rsidRPr="00003573">
        <w:t>"1027": {</w:t>
      </w:r>
    </w:p>
    <w:p w14:paraId="78BD66B6" w14:textId="77777777" w:rsidR="00003573" w:rsidRPr="00003573" w:rsidRDefault="00003573" w:rsidP="00003573">
      <w:pPr>
        <w:numPr>
          <w:ilvl w:val="2"/>
          <w:numId w:val="75"/>
        </w:numPr>
      </w:pPr>
      <w:r w:rsidRPr="00003573">
        <w:t>"urls": {</w:t>
      </w:r>
    </w:p>
    <w:p w14:paraId="151A5F1D" w14:textId="77777777" w:rsidR="00003573" w:rsidRPr="00003573" w:rsidRDefault="00003573" w:rsidP="00003573">
      <w:pPr>
        <w:numPr>
          <w:ilvl w:val="3"/>
          <w:numId w:val="75"/>
        </w:numPr>
      </w:pPr>
      <w:r w:rsidRPr="00003573">
        <w:t>"website": [</w:t>
      </w:r>
    </w:p>
    <w:p w14:paraId="2FBF8CEA" w14:textId="77777777" w:rsidR="00003573" w:rsidRPr="00003573" w:rsidRDefault="00003573" w:rsidP="00003573">
      <w:pPr>
        <w:numPr>
          <w:ilvl w:val="4"/>
          <w:numId w:val="75"/>
        </w:numPr>
      </w:pPr>
      <w:r w:rsidRPr="00003573">
        <w:t>"</w:t>
      </w:r>
      <w:hyperlink r:id="rId233" w:history="1">
        <w:r w:rsidRPr="00003573">
          <w:rPr>
            <w:rStyle w:val="Hyperlink"/>
          </w:rPr>
          <w:t>https://www.ethereum.org/</w:t>
        </w:r>
      </w:hyperlink>
      <w:r w:rsidRPr="00003573">
        <w:t>"</w:t>
      </w:r>
    </w:p>
    <w:p w14:paraId="628DBB62" w14:textId="77777777" w:rsidR="00003573" w:rsidRPr="00003573" w:rsidRDefault="00003573" w:rsidP="00003573">
      <w:r w:rsidRPr="00003573">
        <w:t>],</w:t>
      </w:r>
    </w:p>
    <w:p w14:paraId="725A784A" w14:textId="77777777" w:rsidR="00003573" w:rsidRPr="00003573" w:rsidRDefault="00003573" w:rsidP="00003573">
      <w:pPr>
        <w:numPr>
          <w:ilvl w:val="3"/>
          <w:numId w:val="75"/>
        </w:numPr>
      </w:pPr>
      <w:r w:rsidRPr="00003573">
        <w:t>"technical_doc": [</w:t>
      </w:r>
    </w:p>
    <w:p w14:paraId="13C598FC" w14:textId="77777777" w:rsidR="00003573" w:rsidRPr="00003573" w:rsidRDefault="00003573" w:rsidP="00003573">
      <w:pPr>
        <w:numPr>
          <w:ilvl w:val="4"/>
          <w:numId w:val="75"/>
        </w:numPr>
      </w:pPr>
      <w:r w:rsidRPr="00003573">
        <w:t>"</w:t>
      </w:r>
      <w:hyperlink r:id="rId234" w:history="1">
        <w:r w:rsidRPr="00003573">
          <w:rPr>
            <w:rStyle w:val="Hyperlink"/>
          </w:rPr>
          <w:t>https://github.com/ethereum/wiki/wiki/White-Paper</w:t>
        </w:r>
      </w:hyperlink>
      <w:r w:rsidRPr="00003573">
        <w:t>"</w:t>
      </w:r>
    </w:p>
    <w:p w14:paraId="1E8AB6D1" w14:textId="77777777" w:rsidR="00003573" w:rsidRPr="00003573" w:rsidRDefault="00003573" w:rsidP="00003573">
      <w:r w:rsidRPr="00003573">
        <w:t>],</w:t>
      </w:r>
    </w:p>
    <w:p w14:paraId="4A943D67" w14:textId="77777777" w:rsidR="00003573" w:rsidRPr="00003573" w:rsidRDefault="00003573" w:rsidP="00003573">
      <w:pPr>
        <w:numPr>
          <w:ilvl w:val="3"/>
          <w:numId w:val="75"/>
        </w:numPr>
      </w:pPr>
      <w:r w:rsidRPr="00003573">
        <w:t>"twitter": [</w:t>
      </w:r>
    </w:p>
    <w:p w14:paraId="34046B37" w14:textId="77777777" w:rsidR="00003573" w:rsidRPr="00003573" w:rsidRDefault="00003573" w:rsidP="00003573">
      <w:pPr>
        <w:numPr>
          <w:ilvl w:val="4"/>
          <w:numId w:val="75"/>
        </w:numPr>
      </w:pPr>
      <w:r w:rsidRPr="00003573">
        <w:t>"</w:t>
      </w:r>
      <w:hyperlink r:id="rId235" w:history="1">
        <w:r w:rsidRPr="00003573">
          <w:rPr>
            <w:rStyle w:val="Hyperlink"/>
          </w:rPr>
          <w:t>https://twitter.com/ethereum</w:t>
        </w:r>
      </w:hyperlink>
      <w:r w:rsidRPr="00003573">
        <w:t>"</w:t>
      </w:r>
    </w:p>
    <w:p w14:paraId="2891EBCF" w14:textId="77777777" w:rsidR="00003573" w:rsidRPr="00003573" w:rsidRDefault="00003573" w:rsidP="00003573">
      <w:r w:rsidRPr="00003573">
        <w:t>],</w:t>
      </w:r>
    </w:p>
    <w:p w14:paraId="01101AFA" w14:textId="77777777" w:rsidR="00003573" w:rsidRPr="00003573" w:rsidRDefault="00003573" w:rsidP="00003573">
      <w:pPr>
        <w:numPr>
          <w:ilvl w:val="3"/>
          <w:numId w:val="75"/>
        </w:numPr>
      </w:pPr>
      <w:r w:rsidRPr="00003573">
        <w:t>"reddit": [</w:t>
      </w:r>
    </w:p>
    <w:p w14:paraId="61E793D4" w14:textId="77777777" w:rsidR="00003573" w:rsidRPr="00003573" w:rsidRDefault="00003573" w:rsidP="00003573">
      <w:pPr>
        <w:numPr>
          <w:ilvl w:val="4"/>
          <w:numId w:val="75"/>
        </w:numPr>
      </w:pPr>
      <w:r w:rsidRPr="00003573">
        <w:t>"</w:t>
      </w:r>
      <w:hyperlink r:id="rId236" w:history="1">
        <w:r w:rsidRPr="00003573">
          <w:rPr>
            <w:rStyle w:val="Hyperlink"/>
          </w:rPr>
          <w:t>https://reddit.com/r/ethereum</w:t>
        </w:r>
      </w:hyperlink>
      <w:r w:rsidRPr="00003573">
        <w:t>"</w:t>
      </w:r>
    </w:p>
    <w:p w14:paraId="0C1F0FE6" w14:textId="77777777" w:rsidR="00003573" w:rsidRPr="00003573" w:rsidRDefault="00003573" w:rsidP="00003573">
      <w:r w:rsidRPr="00003573">
        <w:t>],</w:t>
      </w:r>
    </w:p>
    <w:p w14:paraId="1EB1AE5E" w14:textId="77777777" w:rsidR="00003573" w:rsidRPr="00003573" w:rsidRDefault="00003573" w:rsidP="00003573">
      <w:pPr>
        <w:numPr>
          <w:ilvl w:val="3"/>
          <w:numId w:val="75"/>
        </w:numPr>
      </w:pPr>
      <w:r w:rsidRPr="00003573">
        <w:t>"message_board": [</w:t>
      </w:r>
    </w:p>
    <w:p w14:paraId="217B0E63" w14:textId="77777777" w:rsidR="00003573" w:rsidRPr="00003573" w:rsidRDefault="00003573" w:rsidP="00003573">
      <w:pPr>
        <w:numPr>
          <w:ilvl w:val="4"/>
          <w:numId w:val="75"/>
        </w:numPr>
      </w:pPr>
      <w:r w:rsidRPr="00003573">
        <w:t>"</w:t>
      </w:r>
      <w:hyperlink r:id="rId237" w:history="1">
        <w:r w:rsidRPr="00003573">
          <w:rPr>
            <w:rStyle w:val="Hyperlink"/>
          </w:rPr>
          <w:t>https://forum.ethereum.org/</w:t>
        </w:r>
      </w:hyperlink>
      <w:r w:rsidRPr="00003573">
        <w:t>"</w:t>
      </w:r>
    </w:p>
    <w:p w14:paraId="08E3B553" w14:textId="77777777" w:rsidR="00003573" w:rsidRPr="00003573" w:rsidRDefault="00003573" w:rsidP="00003573">
      <w:r w:rsidRPr="00003573">
        <w:t>],</w:t>
      </w:r>
    </w:p>
    <w:p w14:paraId="22AFDDF6" w14:textId="77777777" w:rsidR="00003573" w:rsidRPr="00003573" w:rsidRDefault="00003573" w:rsidP="00003573">
      <w:pPr>
        <w:numPr>
          <w:ilvl w:val="3"/>
          <w:numId w:val="75"/>
        </w:numPr>
      </w:pPr>
      <w:r w:rsidRPr="00003573">
        <w:t>"announcement": [</w:t>
      </w:r>
    </w:p>
    <w:p w14:paraId="4FE2F1AB" w14:textId="77777777" w:rsidR="00003573" w:rsidRPr="00003573" w:rsidRDefault="00003573" w:rsidP="00003573">
      <w:pPr>
        <w:numPr>
          <w:ilvl w:val="4"/>
          <w:numId w:val="75"/>
        </w:numPr>
      </w:pPr>
      <w:r w:rsidRPr="00003573">
        <w:t>"</w:t>
      </w:r>
      <w:hyperlink r:id="rId238" w:history="1">
        <w:r w:rsidRPr="00003573">
          <w:rPr>
            <w:rStyle w:val="Hyperlink"/>
          </w:rPr>
          <w:t>https://bitcointalk.org/index.php?topic=428589.0</w:t>
        </w:r>
      </w:hyperlink>
      <w:r w:rsidRPr="00003573">
        <w:t>"</w:t>
      </w:r>
    </w:p>
    <w:p w14:paraId="505E1C04" w14:textId="77777777" w:rsidR="00003573" w:rsidRPr="00003573" w:rsidRDefault="00003573" w:rsidP="00003573">
      <w:r w:rsidRPr="00003573">
        <w:t>],</w:t>
      </w:r>
    </w:p>
    <w:p w14:paraId="456598B3" w14:textId="77777777" w:rsidR="00003573" w:rsidRPr="00003573" w:rsidRDefault="00003573" w:rsidP="00003573">
      <w:pPr>
        <w:numPr>
          <w:ilvl w:val="3"/>
          <w:numId w:val="75"/>
        </w:numPr>
      </w:pPr>
      <w:r w:rsidRPr="00003573">
        <w:t>"chat": [</w:t>
      </w:r>
    </w:p>
    <w:p w14:paraId="659FDD4C" w14:textId="77777777" w:rsidR="00003573" w:rsidRPr="00003573" w:rsidRDefault="00003573" w:rsidP="00003573">
      <w:pPr>
        <w:numPr>
          <w:ilvl w:val="4"/>
          <w:numId w:val="75"/>
        </w:numPr>
      </w:pPr>
      <w:r w:rsidRPr="00003573">
        <w:t>"</w:t>
      </w:r>
      <w:hyperlink r:id="rId239" w:history="1">
        <w:r w:rsidRPr="00003573">
          <w:rPr>
            <w:rStyle w:val="Hyperlink"/>
          </w:rPr>
          <w:t>https://gitter.im/orgs/ethereum/rooms</w:t>
        </w:r>
      </w:hyperlink>
      <w:r w:rsidRPr="00003573">
        <w:t>"</w:t>
      </w:r>
    </w:p>
    <w:p w14:paraId="40F99762" w14:textId="77777777" w:rsidR="00003573" w:rsidRPr="00003573" w:rsidRDefault="00003573" w:rsidP="00003573">
      <w:r w:rsidRPr="00003573">
        <w:t>],</w:t>
      </w:r>
    </w:p>
    <w:p w14:paraId="42315E39" w14:textId="77777777" w:rsidR="00003573" w:rsidRPr="00003573" w:rsidRDefault="00003573" w:rsidP="00003573">
      <w:pPr>
        <w:numPr>
          <w:ilvl w:val="3"/>
          <w:numId w:val="75"/>
        </w:numPr>
      </w:pPr>
      <w:r w:rsidRPr="00003573">
        <w:t>"explorer": [</w:t>
      </w:r>
    </w:p>
    <w:p w14:paraId="7AF87F74" w14:textId="77777777" w:rsidR="00003573" w:rsidRPr="00003573" w:rsidRDefault="00003573" w:rsidP="00003573">
      <w:pPr>
        <w:numPr>
          <w:ilvl w:val="4"/>
          <w:numId w:val="75"/>
        </w:numPr>
      </w:pPr>
      <w:r w:rsidRPr="00003573">
        <w:t>"</w:t>
      </w:r>
      <w:hyperlink r:id="rId240" w:history="1">
        <w:r w:rsidRPr="00003573">
          <w:rPr>
            <w:rStyle w:val="Hyperlink"/>
          </w:rPr>
          <w:t>https://blockchain.coinmarketcap.com/chain/ethereum</w:t>
        </w:r>
      </w:hyperlink>
      <w:r w:rsidRPr="00003573">
        <w:t>",</w:t>
      </w:r>
    </w:p>
    <w:p w14:paraId="2A3E81AC" w14:textId="77777777" w:rsidR="00003573" w:rsidRPr="00003573" w:rsidRDefault="00003573" w:rsidP="00003573">
      <w:pPr>
        <w:numPr>
          <w:ilvl w:val="4"/>
          <w:numId w:val="75"/>
        </w:numPr>
      </w:pPr>
      <w:r w:rsidRPr="00003573">
        <w:t>"</w:t>
      </w:r>
      <w:hyperlink r:id="rId241" w:history="1">
        <w:r w:rsidRPr="00003573">
          <w:rPr>
            <w:rStyle w:val="Hyperlink"/>
          </w:rPr>
          <w:t>https://etherscan.io/</w:t>
        </w:r>
      </w:hyperlink>
      <w:r w:rsidRPr="00003573">
        <w:t>",</w:t>
      </w:r>
    </w:p>
    <w:p w14:paraId="3B017921" w14:textId="77777777" w:rsidR="00003573" w:rsidRPr="00003573" w:rsidRDefault="00003573" w:rsidP="00003573">
      <w:pPr>
        <w:numPr>
          <w:ilvl w:val="4"/>
          <w:numId w:val="75"/>
        </w:numPr>
      </w:pPr>
      <w:r w:rsidRPr="00003573">
        <w:t>"</w:t>
      </w:r>
      <w:hyperlink r:id="rId242" w:history="1">
        <w:r w:rsidRPr="00003573">
          <w:rPr>
            <w:rStyle w:val="Hyperlink"/>
          </w:rPr>
          <w:t>https://ethplorer.io/</w:t>
        </w:r>
      </w:hyperlink>
      <w:r w:rsidRPr="00003573">
        <w:t>"</w:t>
      </w:r>
    </w:p>
    <w:p w14:paraId="4290B211" w14:textId="77777777" w:rsidR="00003573" w:rsidRPr="00003573" w:rsidRDefault="00003573" w:rsidP="00003573">
      <w:r w:rsidRPr="00003573">
        <w:t>],</w:t>
      </w:r>
    </w:p>
    <w:p w14:paraId="440C102A" w14:textId="77777777" w:rsidR="00003573" w:rsidRPr="00003573" w:rsidRDefault="00003573" w:rsidP="00003573">
      <w:pPr>
        <w:numPr>
          <w:ilvl w:val="3"/>
          <w:numId w:val="75"/>
        </w:numPr>
      </w:pPr>
      <w:r w:rsidRPr="00003573">
        <w:t>"source_code": [</w:t>
      </w:r>
    </w:p>
    <w:p w14:paraId="1DD4FADE" w14:textId="77777777" w:rsidR="00003573" w:rsidRPr="00003573" w:rsidRDefault="00003573" w:rsidP="00003573">
      <w:pPr>
        <w:numPr>
          <w:ilvl w:val="4"/>
          <w:numId w:val="75"/>
        </w:numPr>
      </w:pPr>
      <w:r w:rsidRPr="00003573">
        <w:t>"</w:t>
      </w:r>
      <w:hyperlink r:id="rId243" w:history="1">
        <w:r w:rsidRPr="00003573">
          <w:rPr>
            <w:rStyle w:val="Hyperlink"/>
          </w:rPr>
          <w:t>https://github.com/ethereum</w:t>
        </w:r>
      </w:hyperlink>
      <w:r w:rsidRPr="00003573">
        <w:t>"</w:t>
      </w:r>
    </w:p>
    <w:p w14:paraId="0EA8E7CD" w14:textId="77777777" w:rsidR="00003573" w:rsidRPr="00003573" w:rsidRDefault="00003573" w:rsidP="00003573">
      <w:r w:rsidRPr="00003573">
        <w:t>]</w:t>
      </w:r>
    </w:p>
    <w:p w14:paraId="00D14C17" w14:textId="77777777" w:rsidR="00003573" w:rsidRPr="00003573" w:rsidRDefault="00003573" w:rsidP="00003573">
      <w:pPr>
        <w:numPr>
          <w:ilvl w:val="2"/>
          <w:numId w:val="75"/>
        </w:numPr>
      </w:pPr>
      <w:r w:rsidRPr="00003573">
        <w:t>},</w:t>
      </w:r>
    </w:p>
    <w:p w14:paraId="7860ACB3" w14:textId="77777777" w:rsidR="00003573" w:rsidRPr="00003573" w:rsidRDefault="00003573" w:rsidP="00003573">
      <w:pPr>
        <w:numPr>
          <w:ilvl w:val="2"/>
          <w:numId w:val="75"/>
        </w:numPr>
      </w:pPr>
      <w:r w:rsidRPr="00003573">
        <w:t>"logo": "</w:t>
      </w:r>
      <w:hyperlink r:id="rId244" w:history="1">
        <w:r w:rsidRPr="00003573">
          <w:rPr>
            <w:rStyle w:val="Hyperlink"/>
          </w:rPr>
          <w:t>https://s2.coinmarketcap.com/static/img/coins/64x64/1027.png</w:t>
        </w:r>
      </w:hyperlink>
      <w:r w:rsidRPr="00003573">
        <w:t>",</w:t>
      </w:r>
    </w:p>
    <w:p w14:paraId="2FCE3E86" w14:textId="77777777" w:rsidR="00003573" w:rsidRPr="00003573" w:rsidRDefault="00003573" w:rsidP="00003573">
      <w:pPr>
        <w:numPr>
          <w:ilvl w:val="2"/>
          <w:numId w:val="75"/>
        </w:numPr>
      </w:pPr>
      <w:r w:rsidRPr="00003573">
        <w:t>"id": 1027,</w:t>
      </w:r>
    </w:p>
    <w:p w14:paraId="1641647D" w14:textId="77777777" w:rsidR="00003573" w:rsidRPr="00003573" w:rsidRDefault="00003573" w:rsidP="00003573">
      <w:pPr>
        <w:numPr>
          <w:ilvl w:val="2"/>
          <w:numId w:val="75"/>
        </w:numPr>
      </w:pPr>
      <w:r w:rsidRPr="00003573">
        <w:t>"name": "Ethereum",</w:t>
      </w:r>
    </w:p>
    <w:p w14:paraId="65B8BFA9" w14:textId="77777777" w:rsidR="00003573" w:rsidRPr="00003573" w:rsidRDefault="00003573" w:rsidP="00003573">
      <w:pPr>
        <w:numPr>
          <w:ilvl w:val="2"/>
          <w:numId w:val="75"/>
        </w:numPr>
      </w:pPr>
      <w:r w:rsidRPr="00003573">
        <w:t>"symbol": "ETH",</w:t>
      </w:r>
    </w:p>
    <w:p w14:paraId="7B9DB5B2" w14:textId="77777777" w:rsidR="00003573" w:rsidRPr="00003573" w:rsidRDefault="00003573" w:rsidP="00003573">
      <w:pPr>
        <w:numPr>
          <w:ilvl w:val="2"/>
          <w:numId w:val="75"/>
        </w:numPr>
      </w:pPr>
      <w:r w:rsidRPr="00003573">
        <w:t>"slug": "ethereum",</w:t>
      </w:r>
    </w:p>
    <w:p w14:paraId="6C505ECE" w14:textId="77777777" w:rsidR="00003573" w:rsidRPr="00003573" w:rsidRDefault="00003573" w:rsidP="00003573">
      <w:pPr>
        <w:numPr>
          <w:ilvl w:val="2"/>
          <w:numId w:val="75"/>
        </w:numPr>
      </w:pPr>
      <w:r w:rsidRPr="00003573">
        <w:t>"description": "Ethereum (ETH) is a smart contract platform that enables developers to build decentralized applications (dapps) conceptualized by Vitalik Buterin in 2013. ETH is the native currency for the Ethereum platform and also works as the transaction fees to miners on the Ethereum network.</w:t>
      </w:r>
    </w:p>
    <w:p w14:paraId="6251E976" w14:textId="77777777" w:rsidR="00003573" w:rsidRPr="00003573" w:rsidRDefault="00003573" w:rsidP="00003573">
      <w:pPr>
        <w:numPr>
          <w:ilvl w:val="2"/>
          <w:numId w:val="75"/>
        </w:numPr>
      </w:pPr>
    </w:p>
    <w:p w14:paraId="7B7651F8" w14:textId="77777777" w:rsidR="00003573" w:rsidRPr="00003573" w:rsidRDefault="00003573" w:rsidP="00003573">
      <w:pPr>
        <w:numPr>
          <w:ilvl w:val="2"/>
          <w:numId w:val="75"/>
        </w:numPr>
      </w:pPr>
      <w:r w:rsidRPr="00003573">
        <w:t>Ethereum is the pioneer for blockchain based smart contracts. When running on the blockchain a smart contract becomes like a self-operating computer program that automatically executes when specific conditions are met. On the blockchain, smart contracts allow for code to be run exactly as programmed without any possibility of downtime, censorship, fraud or third-party interference. It can facilitate the exchange of money, content, property, shares, or anything of value. The Ethereum network went live on July 30th, 2015 with 72 million Ethereum premined.",</w:t>
      </w:r>
    </w:p>
    <w:p w14:paraId="05338BD6" w14:textId="77777777" w:rsidR="00003573" w:rsidRPr="00003573" w:rsidRDefault="00003573" w:rsidP="00003573">
      <w:pPr>
        <w:numPr>
          <w:ilvl w:val="2"/>
          <w:numId w:val="75"/>
        </w:numPr>
      </w:pPr>
      <w:r w:rsidRPr="00003573">
        <w:t>"notice": null,</w:t>
      </w:r>
    </w:p>
    <w:p w14:paraId="25884438" w14:textId="77777777" w:rsidR="00003573" w:rsidRPr="00003573" w:rsidRDefault="00003573" w:rsidP="00003573">
      <w:pPr>
        <w:numPr>
          <w:ilvl w:val="2"/>
          <w:numId w:val="75"/>
        </w:numPr>
      </w:pPr>
      <w:r w:rsidRPr="00003573">
        <w:t>"date_added": "2015-08-07T00:00:00.000Z",</w:t>
      </w:r>
    </w:p>
    <w:p w14:paraId="77ADEA03" w14:textId="77777777" w:rsidR="00003573" w:rsidRPr="00003573" w:rsidRDefault="00003573" w:rsidP="00003573">
      <w:pPr>
        <w:numPr>
          <w:ilvl w:val="2"/>
          <w:numId w:val="75"/>
        </w:numPr>
      </w:pPr>
      <w:r w:rsidRPr="00003573">
        <w:t>"date_launched": "2015-08-07T00:00:00.000Z",</w:t>
      </w:r>
    </w:p>
    <w:p w14:paraId="65F774D7" w14:textId="77777777" w:rsidR="00003573" w:rsidRPr="00003573" w:rsidRDefault="00003573" w:rsidP="00003573">
      <w:pPr>
        <w:numPr>
          <w:ilvl w:val="2"/>
          <w:numId w:val="75"/>
        </w:numPr>
      </w:pPr>
      <w:r w:rsidRPr="00003573">
        <w:t>"tags": [</w:t>
      </w:r>
    </w:p>
    <w:p w14:paraId="614A50C4" w14:textId="77777777" w:rsidR="00003573" w:rsidRPr="00003573" w:rsidRDefault="00003573" w:rsidP="00003573">
      <w:pPr>
        <w:numPr>
          <w:ilvl w:val="3"/>
          <w:numId w:val="75"/>
        </w:numPr>
      </w:pPr>
      <w:r w:rsidRPr="00003573">
        <w:t>"mineable"</w:t>
      </w:r>
    </w:p>
    <w:p w14:paraId="7B096849" w14:textId="77777777" w:rsidR="00003573" w:rsidRPr="00003573" w:rsidRDefault="00003573" w:rsidP="00003573">
      <w:r w:rsidRPr="00003573">
        <w:t>],</w:t>
      </w:r>
    </w:p>
    <w:p w14:paraId="32F2A6BD" w14:textId="77777777" w:rsidR="00003573" w:rsidRPr="00003573" w:rsidRDefault="00003573" w:rsidP="00003573">
      <w:pPr>
        <w:numPr>
          <w:ilvl w:val="2"/>
          <w:numId w:val="75"/>
        </w:numPr>
      </w:pPr>
      <w:r w:rsidRPr="00003573">
        <w:t>"platform": null,</w:t>
      </w:r>
    </w:p>
    <w:p w14:paraId="21F381FF" w14:textId="77777777" w:rsidR="00003573" w:rsidRPr="00003573" w:rsidRDefault="00003573" w:rsidP="00003573">
      <w:pPr>
        <w:numPr>
          <w:ilvl w:val="2"/>
          <w:numId w:val="75"/>
        </w:numPr>
      </w:pPr>
      <w:r w:rsidRPr="00003573">
        <w:t>"category": "coin",</w:t>
      </w:r>
    </w:p>
    <w:p w14:paraId="15CEC53E" w14:textId="77777777" w:rsidR="00003573" w:rsidRPr="00003573" w:rsidRDefault="00003573" w:rsidP="00003573">
      <w:pPr>
        <w:numPr>
          <w:ilvl w:val="2"/>
          <w:numId w:val="75"/>
        </w:numPr>
      </w:pPr>
      <w:r w:rsidRPr="00003573">
        <w:t>"self_reported_circulating_supply": null,</w:t>
      </w:r>
    </w:p>
    <w:p w14:paraId="38719871" w14:textId="77777777" w:rsidR="00003573" w:rsidRPr="00003573" w:rsidRDefault="00003573" w:rsidP="00003573">
      <w:pPr>
        <w:numPr>
          <w:ilvl w:val="2"/>
          <w:numId w:val="75"/>
        </w:numPr>
      </w:pPr>
      <w:r w:rsidRPr="00003573">
        <w:t>"self_reported_market_cap": null,</w:t>
      </w:r>
    </w:p>
    <w:p w14:paraId="78F1F460" w14:textId="77777777" w:rsidR="00003573" w:rsidRPr="00003573" w:rsidRDefault="00003573" w:rsidP="00003573">
      <w:pPr>
        <w:numPr>
          <w:ilvl w:val="2"/>
          <w:numId w:val="75"/>
        </w:numPr>
      </w:pPr>
      <w:r w:rsidRPr="00003573">
        <w:t>"self_reported_tags": null,</w:t>
      </w:r>
    </w:p>
    <w:p w14:paraId="7538F218" w14:textId="77777777" w:rsidR="00003573" w:rsidRPr="00003573" w:rsidRDefault="00003573" w:rsidP="00003573">
      <w:pPr>
        <w:numPr>
          <w:ilvl w:val="2"/>
          <w:numId w:val="75"/>
        </w:numPr>
      </w:pPr>
      <w:r w:rsidRPr="00003573">
        <w:t>"infinite_supply": false</w:t>
      </w:r>
    </w:p>
    <w:p w14:paraId="24AC803A" w14:textId="77777777" w:rsidR="00003573" w:rsidRPr="00003573" w:rsidRDefault="00003573" w:rsidP="00003573">
      <w:r w:rsidRPr="00003573">
        <w:t>}</w:t>
      </w:r>
    </w:p>
    <w:p w14:paraId="08BFEE24" w14:textId="77777777" w:rsidR="00003573" w:rsidRPr="00003573" w:rsidRDefault="00003573" w:rsidP="00003573">
      <w:pPr>
        <w:numPr>
          <w:ilvl w:val="0"/>
          <w:numId w:val="75"/>
        </w:numPr>
      </w:pPr>
      <w:r w:rsidRPr="00003573">
        <w:t>},</w:t>
      </w:r>
    </w:p>
    <w:p w14:paraId="461F8FFA" w14:textId="77777777" w:rsidR="00003573" w:rsidRPr="00003573" w:rsidRDefault="00003573" w:rsidP="00003573">
      <w:pPr>
        <w:numPr>
          <w:ilvl w:val="0"/>
          <w:numId w:val="75"/>
        </w:numPr>
      </w:pPr>
      <w:r w:rsidRPr="00003573">
        <w:t>"status": {</w:t>
      </w:r>
    </w:p>
    <w:p w14:paraId="43E34CCD" w14:textId="77777777" w:rsidR="00003573" w:rsidRPr="00003573" w:rsidRDefault="00003573" w:rsidP="00003573">
      <w:pPr>
        <w:numPr>
          <w:ilvl w:val="1"/>
          <w:numId w:val="75"/>
        </w:numPr>
      </w:pPr>
      <w:r w:rsidRPr="00003573">
        <w:t>"timestamp": "2025-11-15T22:40:28.212Z",</w:t>
      </w:r>
    </w:p>
    <w:p w14:paraId="02062C4B" w14:textId="77777777" w:rsidR="00003573" w:rsidRPr="00003573" w:rsidRDefault="00003573" w:rsidP="00003573">
      <w:pPr>
        <w:numPr>
          <w:ilvl w:val="1"/>
          <w:numId w:val="75"/>
        </w:numPr>
      </w:pPr>
      <w:r w:rsidRPr="00003573">
        <w:t>"error_code": 0,</w:t>
      </w:r>
    </w:p>
    <w:p w14:paraId="41DDE83A" w14:textId="77777777" w:rsidR="00003573" w:rsidRPr="00003573" w:rsidRDefault="00003573" w:rsidP="00003573">
      <w:pPr>
        <w:numPr>
          <w:ilvl w:val="1"/>
          <w:numId w:val="75"/>
        </w:numPr>
      </w:pPr>
      <w:r w:rsidRPr="00003573">
        <w:t>"error_message": "",</w:t>
      </w:r>
    </w:p>
    <w:p w14:paraId="7922CEA3" w14:textId="77777777" w:rsidR="00003573" w:rsidRPr="00003573" w:rsidRDefault="00003573" w:rsidP="00003573">
      <w:pPr>
        <w:numPr>
          <w:ilvl w:val="1"/>
          <w:numId w:val="75"/>
        </w:numPr>
      </w:pPr>
      <w:r w:rsidRPr="00003573">
        <w:t>"elapsed": 10,</w:t>
      </w:r>
    </w:p>
    <w:p w14:paraId="475E44B1" w14:textId="77777777" w:rsidR="00003573" w:rsidRPr="00003573" w:rsidRDefault="00003573" w:rsidP="00003573">
      <w:pPr>
        <w:numPr>
          <w:ilvl w:val="1"/>
          <w:numId w:val="75"/>
        </w:numPr>
      </w:pPr>
      <w:r w:rsidRPr="00003573">
        <w:t>"credit_count": 1,</w:t>
      </w:r>
    </w:p>
    <w:p w14:paraId="067E0F59" w14:textId="77777777" w:rsidR="00003573" w:rsidRPr="00003573" w:rsidRDefault="00003573" w:rsidP="00003573">
      <w:pPr>
        <w:numPr>
          <w:ilvl w:val="1"/>
          <w:numId w:val="75"/>
        </w:numPr>
      </w:pPr>
      <w:r w:rsidRPr="00003573">
        <w:t>"notice": ""</w:t>
      </w:r>
    </w:p>
    <w:p w14:paraId="2D1F8307" w14:textId="77777777" w:rsidR="00003573" w:rsidRPr="00003573" w:rsidRDefault="00003573" w:rsidP="00003573">
      <w:r w:rsidRPr="00003573">
        <w:t>}</w:t>
      </w:r>
    </w:p>
    <w:p w14:paraId="2CF27823" w14:textId="77777777" w:rsidR="00003573" w:rsidRPr="00003573" w:rsidRDefault="00003573" w:rsidP="00003573">
      <w:r w:rsidRPr="00003573">
        <w:t>}</w:t>
      </w:r>
    </w:p>
    <w:p w14:paraId="6CF7B353" w14:textId="77777777" w:rsidR="00003573" w:rsidRPr="00003573" w:rsidRDefault="00003573" w:rsidP="00003573">
      <w:r w:rsidRPr="00003573">
        <w:t>Listings Historical</w:t>
      </w:r>
    </w:p>
    <w:p w14:paraId="75A76478" w14:textId="77777777" w:rsidR="00003573" w:rsidRPr="00003573" w:rsidRDefault="00003573" w:rsidP="00003573">
      <w:r w:rsidRPr="00003573">
        <w:t>Returns a ranked and sorted list of all cryptocurrencies for a historical UTC date.</w:t>
      </w:r>
    </w:p>
    <w:p w14:paraId="31C65066" w14:textId="77777777" w:rsidR="00003573" w:rsidRPr="00003573" w:rsidRDefault="00003573" w:rsidP="00003573">
      <w:r w:rsidRPr="00003573">
        <w:rPr>
          <w:b/>
          <w:bCs/>
        </w:rPr>
        <w:t>Technical Notes</w:t>
      </w:r>
    </w:p>
    <w:p w14:paraId="200715D3" w14:textId="77777777" w:rsidR="00003573" w:rsidRPr="00003573" w:rsidRDefault="00003573" w:rsidP="00003573">
      <w:pPr>
        <w:numPr>
          <w:ilvl w:val="0"/>
          <w:numId w:val="76"/>
        </w:numPr>
      </w:pPr>
      <w:r w:rsidRPr="00003573">
        <w:t>This endpoint is identical in format to our </w:t>
      </w:r>
      <w:hyperlink r:id="rId245" w:anchor="operation/getV1CryptocurrencyListingsLatest" w:history="1">
        <w:r w:rsidRPr="00003573">
          <w:rPr>
            <w:rStyle w:val="Hyperlink"/>
          </w:rPr>
          <w:t>/cryptocurrency/listings/latest</w:t>
        </w:r>
      </w:hyperlink>
      <w:r w:rsidRPr="00003573">
        <w:t> endpoint but is used to retrieve historical daily ranking snapshots from the end of each UTC day.</w:t>
      </w:r>
    </w:p>
    <w:p w14:paraId="4ADCFF0B" w14:textId="77777777" w:rsidR="00003573" w:rsidRPr="00003573" w:rsidRDefault="00003573" w:rsidP="00003573">
      <w:pPr>
        <w:numPr>
          <w:ilvl w:val="0"/>
          <w:numId w:val="76"/>
        </w:numPr>
      </w:pPr>
      <w:r w:rsidRPr="00003573">
        <w:t>Daily snapshots reflect market data at the end of each UTC day and may be requested as far back as 2013-04-28 (as supported by your plan's historical limits).</w:t>
      </w:r>
    </w:p>
    <w:p w14:paraId="1B31161A" w14:textId="77777777" w:rsidR="00003573" w:rsidRPr="00003573" w:rsidRDefault="00003573" w:rsidP="00003573">
      <w:pPr>
        <w:numPr>
          <w:ilvl w:val="0"/>
          <w:numId w:val="76"/>
        </w:numPr>
      </w:pPr>
      <w:r w:rsidRPr="00003573">
        <w:t>The required "date" parameter can be passed as a Unix timestamp or ISO 8601 date but only the date portion of the timestamp will be referenced. It is recommended to send an ISO date format like "2019-10-10" without time.</w:t>
      </w:r>
    </w:p>
    <w:p w14:paraId="45299366" w14:textId="77777777" w:rsidR="00003573" w:rsidRPr="00003573" w:rsidRDefault="00003573" w:rsidP="00003573">
      <w:pPr>
        <w:numPr>
          <w:ilvl w:val="0"/>
          <w:numId w:val="76"/>
        </w:numPr>
      </w:pPr>
      <w:r w:rsidRPr="00003573">
        <w:t>This endpoint is for retrieving paginated and sorted lists of all currencies. If you require historical market data on specific cryptocurrencies you should use </w:t>
      </w:r>
      <w:hyperlink r:id="rId246" w:anchor="operation/getV1CryptocurrencyQuotesHistorical" w:history="1">
        <w:r w:rsidRPr="00003573">
          <w:rPr>
            <w:rStyle w:val="Hyperlink"/>
          </w:rPr>
          <w:t>/cryptocurrency/quotes/historical</w:t>
        </w:r>
      </w:hyperlink>
      <w:r w:rsidRPr="00003573">
        <w:t>.</w:t>
      </w:r>
    </w:p>
    <w:p w14:paraId="6708937C" w14:textId="77777777" w:rsidR="00003573" w:rsidRPr="00003573" w:rsidRDefault="00003573" w:rsidP="00003573">
      <w:r w:rsidRPr="00003573">
        <w:t>Cryptocurrencies are listed by cmc_rank by default. You may optionally sort against any of the following:</w:t>
      </w:r>
      <w:r w:rsidRPr="00003573">
        <w:br/>
      </w:r>
      <w:r w:rsidRPr="00003573">
        <w:rPr>
          <w:b/>
          <w:bCs/>
        </w:rPr>
        <w:t>cmc_rank</w:t>
      </w:r>
      <w:r w:rsidRPr="00003573">
        <w:t>: CoinMarketCap's market cap rank as outlined in </w:t>
      </w:r>
      <w:hyperlink r:id="rId247" w:tgtFrame="_blank" w:history="1">
        <w:r w:rsidRPr="00003573">
          <w:rPr>
            <w:rStyle w:val="Hyperlink"/>
          </w:rPr>
          <w:t>our methodology</w:t>
        </w:r>
      </w:hyperlink>
      <w:r w:rsidRPr="00003573">
        <w:t>.</w:t>
      </w:r>
      <w:r w:rsidRPr="00003573">
        <w:br/>
      </w:r>
      <w:r w:rsidRPr="00003573">
        <w:rPr>
          <w:b/>
          <w:bCs/>
        </w:rPr>
        <w:t>name</w:t>
      </w:r>
      <w:r w:rsidRPr="00003573">
        <w:t>: The cryptocurrency name.</w:t>
      </w:r>
      <w:r w:rsidRPr="00003573">
        <w:br/>
      </w:r>
      <w:r w:rsidRPr="00003573">
        <w:rPr>
          <w:b/>
          <w:bCs/>
        </w:rPr>
        <w:t>symbol</w:t>
      </w:r>
      <w:r w:rsidRPr="00003573">
        <w:t>: The cryptocurrency symbol.</w:t>
      </w:r>
      <w:r w:rsidRPr="00003573">
        <w:br/>
      </w:r>
      <w:r w:rsidRPr="00003573">
        <w:rPr>
          <w:b/>
          <w:bCs/>
        </w:rPr>
        <w:t>market_cap</w:t>
      </w:r>
      <w:r w:rsidRPr="00003573">
        <w:t>: market cap (latest trade price x circulating supply).</w:t>
      </w:r>
      <w:r w:rsidRPr="00003573">
        <w:br/>
      </w:r>
      <w:r w:rsidRPr="00003573">
        <w:rPr>
          <w:b/>
          <w:bCs/>
        </w:rPr>
        <w:t>price</w:t>
      </w:r>
      <w:r w:rsidRPr="00003573">
        <w:t>: latest average trade price across markets.</w:t>
      </w:r>
      <w:r w:rsidRPr="00003573">
        <w:br/>
      </w:r>
      <w:r w:rsidRPr="00003573">
        <w:rPr>
          <w:b/>
          <w:bCs/>
        </w:rPr>
        <w:t>circulating_supply</w:t>
      </w:r>
      <w:r w:rsidRPr="00003573">
        <w:t>: approximate number of coins currently in circulation.</w:t>
      </w:r>
      <w:r w:rsidRPr="00003573">
        <w:br/>
      </w:r>
      <w:r w:rsidRPr="00003573">
        <w:rPr>
          <w:b/>
          <w:bCs/>
        </w:rPr>
        <w:t>total_supply</w:t>
      </w:r>
      <w:r w:rsidRPr="00003573">
        <w:t>: approximate total amount of coins in existence right now (minus any coins that have been verifiably burned).</w:t>
      </w:r>
      <w:r w:rsidRPr="00003573">
        <w:br/>
      </w:r>
      <w:r w:rsidRPr="00003573">
        <w:rPr>
          <w:b/>
          <w:bCs/>
        </w:rPr>
        <w:t>max_supply</w:t>
      </w:r>
      <w:r w:rsidRPr="00003573">
        <w:t>: our best approximation of the maximum amount of coins that will ever exist in the lifetime of the currency.</w:t>
      </w:r>
      <w:r w:rsidRPr="00003573">
        <w:br/>
      </w:r>
      <w:r w:rsidRPr="00003573">
        <w:rPr>
          <w:b/>
          <w:bCs/>
        </w:rPr>
        <w:t>num_market_pairs</w:t>
      </w:r>
      <w:r w:rsidRPr="00003573">
        <w:t>: number of market pairs across all exchanges trading each currency.</w:t>
      </w:r>
      <w:r w:rsidRPr="00003573">
        <w:br/>
      </w:r>
      <w:r w:rsidRPr="00003573">
        <w:rPr>
          <w:b/>
          <w:bCs/>
        </w:rPr>
        <w:t>volume_24h</w:t>
      </w:r>
      <w:r w:rsidRPr="00003573">
        <w:t>: 24 hour trading volume for each currency.</w:t>
      </w:r>
      <w:r w:rsidRPr="00003573">
        <w:br/>
      </w:r>
      <w:r w:rsidRPr="00003573">
        <w:rPr>
          <w:b/>
          <w:bCs/>
        </w:rPr>
        <w:t>percent_change_1h</w:t>
      </w:r>
      <w:r w:rsidRPr="00003573">
        <w:t>: 1 hour trading price percentage change for each currency.</w:t>
      </w:r>
      <w:r w:rsidRPr="00003573">
        <w:br/>
      </w:r>
      <w:r w:rsidRPr="00003573">
        <w:rPr>
          <w:b/>
          <w:bCs/>
        </w:rPr>
        <w:t>percent_change_24h</w:t>
      </w:r>
      <w:r w:rsidRPr="00003573">
        <w:t>: 24 hour trading price percentage change for each currency.</w:t>
      </w:r>
      <w:r w:rsidRPr="00003573">
        <w:br/>
      </w:r>
      <w:r w:rsidRPr="00003573">
        <w:rPr>
          <w:b/>
          <w:bCs/>
        </w:rPr>
        <w:t>percent_change_7d</w:t>
      </w:r>
      <w:r w:rsidRPr="00003573">
        <w:t>: 7 day trading price percentage change for each currency.</w:t>
      </w:r>
    </w:p>
    <w:p w14:paraId="4F0ED74F" w14:textId="77777777" w:rsidR="00003573" w:rsidRPr="00003573" w:rsidRDefault="00003573" w:rsidP="00003573">
      <w:r w:rsidRPr="00003573">
        <w:rPr>
          <w:b/>
          <w:bCs/>
        </w:rPr>
        <w:t>This endpoint is available on the following </w:t>
      </w:r>
      <w:hyperlink r:id="rId248" w:tgtFrame="_blank" w:history="1">
        <w:r w:rsidRPr="00003573">
          <w:rPr>
            <w:rStyle w:val="Hyperlink"/>
            <w:b/>
            <w:bCs/>
          </w:rPr>
          <w:t>API plans</w:t>
        </w:r>
      </w:hyperlink>
      <w:r w:rsidRPr="00003573">
        <w:rPr>
          <w:b/>
          <w:bCs/>
        </w:rPr>
        <w:t>:</w:t>
      </w:r>
    </w:p>
    <w:p w14:paraId="0766D4AF" w14:textId="77777777" w:rsidR="00003573" w:rsidRPr="00003573" w:rsidRDefault="00003573" w:rsidP="00003573">
      <w:pPr>
        <w:numPr>
          <w:ilvl w:val="0"/>
          <w:numId w:val="77"/>
        </w:numPr>
      </w:pPr>
      <w:del w:id="7" w:author="Unknown">
        <w:r w:rsidRPr="00003573">
          <w:delText>Basic</w:delText>
        </w:r>
      </w:del>
    </w:p>
    <w:p w14:paraId="0EF9EF08" w14:textId="77777777" w:rsidR="00003573" w:rsidRPr="00003573" w:rsidRDefault="00003573" w:rsidP="00003573">
      <w:pPr>
        <w:numPr>
          <w:ilvl w:val="0"/>
          <w:numId w:val="77"/>
        </w:numPr>
      </w:pPr>
      <w:r w:rsidRPr="00003573">
        <w:t>Hobbyist (1 month)</w:t>
      </w:r>
    </w:p>
    <w:p w14:paraId="2553B4E3" w14:textId="77777777" w:rsidR="00003573" w:rsidRPr="00003573" w:rsidRDefault="00003573" w:rsidP="00003573">
      <w:pPr>
        <w:numPr>
          <w:ilvl w:val="0"/>
          <w:numId w:val="77"/>
        </w:numPr>
      </w:pPr>
      <w:r w:rsidRPr="00003573">
        <w:t>Startup (1 month)</w:t>
      </w:r>
    </w:p>
    <w:p w14:paraId="174F3E09" w14:textId="77777777" w:rsidR="00003573" w:rsidRPr="00003573" w:rsidRDefault="00003573" w:rsidP="00003573">
      <w:pPr>
        <w:numPr>
          <w:ilvl w:val="0"/>
          <w:numId w:val="77"/>
        </w:numPr>
      </w:pPr>
      <w:r w:rsidRPr="00003573">
        <w:t>Standard (3 month)</w:t>
      </w:r>
    </w:p>
    <w:p w14:paraId="560BA361" w14:textId="77777777" w:rsidR="00003573" w:rsidRPr="00003573" w:rsidRDefault="00003573" w:rsidP="00003573">
      <w:pPr>
        <w:numPr>
          <w:ilvl w:val="0"/>
          <w:numId w:val="77"/>
        </w:numPr>
      </w:pPr>
      <w:r w:rsidRPr="00003573">
        <w:t>Professional (12 months)</w:t>
      </w:r>
    </w:p>
    <w:p w14:paraId="17879E5A" w14:textId="77777777" w:rsidR="00003573" w:rsidRPr="00003573" w:rsidRDefault="00003573" w:rsidP="00003573">
      <w:pPr>
        <w:numPr>
          <w:ilvl w:val="0"/>
          <w:numId w:val="77"/>
        </w:numPr>
      </w:pPr>
      <w:r w:rsidRPr="00003573">
        <w:t>Enterprise (Up to 6 years)</w:t>
      </w:r>
    </w:p>
    <w:p w14:paraId="48D29B91" w14:textId="77777777" w:rsidR="00003573" w:rsidRPr="00003573" w:rsidRDefault="00003573" w:rsidP="00003573">
      <w:r w:rsidRPr="00003573">
        <w:rPr>
          <w:b/>
          <w:bCs/>
        </w:rPr>
        <w:t>Cache / Update frequency:</w:t>
      </w:r>
      <w:r w:rsidRPr="00003573">
        <w:t> The last completed UTC day is available 30 minutes after midnight on the next UTC day.</w:t>
      </w:r>
      <w:r w:rsidRPr="00003573">
        <w:br/>
      </w:r>
      <w:r w:rsidRPr="00003573">
        <w:rPr>
          <w:b/>
          <w:bCs/>
        </w:rPr>
        <w:t>Plan credit use:</w:t>
      </w:r>
      <w:r w:rsidRPr="00003573">
        <w:t> 1 call credit per 100 cryptocurrencies returned (rounded up) and 1 call credit per convert option beyond the first.</w:t>
      </w:r>
      <w:r w:rsidRPr="00003573">
        <w:br/>
      </w:r>
      <w:r w:rsidRPr="00003573">
        <w:rPr>
          <w:b/>
          <w:bCs/>
        </w:rPr>
        <w:t>CMC equivalent pages:</w:t>
      </w:r>
      <w:r w:rsidRPr="00003573">
        <w:t> Our historical daily crypto ranking snapshot pages like this one on </w:t>
      </w:r>
      <w:hyperlink r:id="rId249" w:history="1">
        <w:r w:rsidRPr="00003573">
          <w:rPr>
            <w:rStyle w:val="Hyperlink"/>
          </w:rPr>
          <w:t>February 02, 2014</w:t>
        </w:r>
      </w:hyperlink>
      <w:r w:rsidRPr="00003573">
        <w:t>.</w:t>
      </w:r>
    </w:p>
    <w:p w14:paraId="52A6DE58" w14:textId="77777777" w:rsidR="00003573" w:rsidRPr="00003573" w:rsidRDefault="00003573" w:rsidP="00003573">
      <w:pPr>
        <w:rPr>
          <w:b/>
          <w:bCs/>
        </w:rPr>
      </w:pPr>
      <w:r w:rsidRPr="00003573">
        <w:rPr>
          <w:b/>
          <w:bCs/>
        </w:rPr>
        <w:t>Parameters</w:t>
      </w:r>
    </w:p>
    <w:p w14:paraId="66ACB98C" w14:textId="77777777" w:rsidR="00003573" w:rsidRPr="00003573" w:rsidRDefault="00003573" w:rsidP="00003573">
      <w:r w:rsidRPr="00003573">
        <w:t>query Parameters ?</w:t>
      </w:r>
    </w:p>
    <w:p w14:paraId="0B571910" w14:textId="77777777" w:rsidR="00003573" w:rsidRPr="00003573" w:rsidRDefault="00003573" w:rsidP="00003573">
      <w:r w:rsidRPr="00003573">
        <w:t> date</w:t>
      </w:r>
    </w:p>
    <w:p w14:paraId="27692F30" w14:textId="77777777" w:rsidR="00003573" w:rsidRPr="00003573" w:rsidRDefault="00003573" w:rsidP="00003573">
      <w:r w:rsidRPr="00003573">
        <w:t>string </w:t>
      </w:r>
      <w:r w:rsidRPr="00003573">
        <w:rPr>
          <w:b/>
          <w:bCs/>
        </w:rPr>
        <w:t>Required</w:t>
      </w:r>
    </w:p>
    <w:p w14:paraId="09441D02" w14:textId="77777777" w:rsidR="00003573" w:rsidRPr="00003573" w:rsidRDefault="00003573" w:rsidP="00003573">
      <w:r w:rsidRPr="00003573">
        <w:t>date (Unix or ISO 8601) to reference day of snapshot.</w:t>
      </w:r>
    </w:p>
    <w:p w14:paraId="15197DAB" w14:textId="77777777" w:rsidR="00003573" w:rsidRPr="00003573" w:rsidRDefault="00003573" w:rsidP="00003573">
      <w:r w:rsidRPr="00003573">
        <w:t> start</w:t>
      </w:r>
    </w:p>
    <w:p w14:paraId="0DF6B57B" w14:textId="77777777" w:rsidR="00003573" w:rsidRPr="00003573" w:rsidRDefault="00003573" w:rsidP="00003573">
      <w:r w:rsidRPr="00003573">
        <w:t>integer &gt;= 1</w:t>
      </w:r>
    </w:p>
    <w:p w14:paraId="4C9CF78A" w14:textId="77777777" w:rsidR="00003573" w:rsidRPr="00003573" w:rsidRDefault="00003573" w:rsidP="00003573">
      <w:r w:rsidRPr="00003573">
        <w:t>1</w:t>
      </w:r>
    </w:p>
    <w:p w14:paraId="3CD14A64" w14:textId="77777777" w:rsidR="00003573" w:rsidRPr="00003573" w:rsidRDefault="00003573" w:rsidP="00003573">
      <w:r w:rsidRPr="00003573">
        <w:t>Optionally offset the start (1-based index) of the paginated list of items to return.</w:t>
      </w:r>
    </w:p>
    <w:p w14:paraId="441FAF53" w14:textId="77777777" w:rsidR="00003573" w:rsidRPr="00003573" w:rsidRDefault="00003573" w:rsidP="00003573">
      <w:r w:rsidRPr="00003573">
        <w:t> limit</w:t>
      </w:r>
    </w:p>
    <w:p w14:paraId="0E95EA8F" w14:textId="77777777" w:rsidR="00003573" w:rsidRPr="00003573" w:rsidRDefault="00003573" w:rsidP="00003573">
      <w:r w:rsidRPr="00003573">
        <w:t>integer [ 1 .. 5000 ]</w:t>
      </w:r>
    </w:p>
    <w:p w14:paraId="2854168A" w14:textId="77777777" w:rsidR="00003573" w:rsidRPr="00003573" w:rsidRDefault="00003573" w:rsidP="00003573">
      <w:r w:rsidRPr="00003573">
        <w:t>100</w:t>
      </w:r>
    </w:p>
    <w:p w14:paraId="3CF17484" w14:textId="77777777" w:rsidR="00003573" w:rsidRPr="00003573" w:rsidRDefault="00003573" w:rsidP="00003573">
      <w:r w:rsidRPr="00003573">
        <w:t>Optionally specify the number of results to return. Use this parameter and the "start" parameter to determine your own pagination size.</w:t>
      </w:r>
    </w:p>
    <w:p w14:paraId="160FB144" w14:textId="77777777" w:rsidR="00003573" w:rsidRPr="00003573" w:rsidRDefault="00003573" w:rsidP="00003573">
      <w:r w:rsidRPr="00003573">
        <w:t> convert</w:t>
      </w:r>
    </w:p>
    <w:p w14:paraId="731031DA" w14:textId="77777777" w:rsidR="00003573" w:rsidRPr="00003573" w:rsidRDefault="00003573" w:rsidP="00003573">
      <w:r w:rsidRPr="00003573">
        <w:t>string</w:t>
      </w:r>
    </w:p>
    <w:p w14:paraId="4F556238" w14:textId="77777777" w:rsidR="00003573" w:rsidRPr="00003573" w:rsidRDefault="00003573" w:rsidP="00003573">
      <w:r w:rsidRPr="00003573">
        <w:t>Optionally calculate market quotes in up to 120 currencies at once by passing a comma-separated list of cryptocurrency or fiat currency symbols. Each additional convert option beyond the first requires an additional call credit. A list of supported fiat options can be found </w:t>
      </w:r>
      <w:hyperlink r:id="rId250" w:anchor="section/Standards-and-Conventions" w:history="1">
        <w:r w:rsidRPr="00003573">
          <w:rPr>
            <w:rStyle w:val="Hyperlink"/>
          </w:rPr>
          <w:t>here</w:t>
        </w:r>
      </w:hyperlink>
      <w:r w:rsidRPr="00003573">
        <w:t>. Each conversion is returned in its own "quote" object.</w:t>
      </w:r>
    </w:p>
    <w:p w14:paraId="19A5D916" w14:textId="77777777" w:rsidR="00003573" w:rsidRPr="00003573" w:rsidRDefault="00003573" w:rsidP="00003573">
      <w:r w:rsidRPr="00003573">
        <w:t> convert_id</w:t>
      </w:r>
    </w:p>
    <w:p w14:paraId="0A85D333" w14:textId="77777777" w:rsidR="00003573" w:rsidRPr="00003573" w:rsidRDefault="00003573" w:rsidP="00003573">
      <w:r w:rsidRPr="00003573">
        <w:t>string</w:t>
      </w:r>
    </w:p>
    <w:p w14:paraId="4B03F377"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719FEEF3" w14:textId="77777777" w:rsidR="00003573" w:rsidRPr="00003573" w:rsidRDefault="00003573" w:rsidP="00003573">
      <w:r w:rsidRPr="00003573">
        <w:t> sort</w:t>
      </w:r>
    </w:p>
    <w:p w14:paraId="1F9ECE80" w14:textId="77777777" w:rsidR="00003573" w:rsidRPr="00003573" w:rsidRDefault="00003573" w:rsidP="00003573">
      <w:r w:rsidRPr="00003573">
        <w:t>string</w:t>
      </w:r>
    </w:p>
    <w:p w14:paraId="2A64BF78" w14:textId="77777777" w:rsidR="00003573" w:rsidRPr="00003573" w:rsidRDefault="00003573" w:rsidP="00003573">
      <w:r w:rsidRPr="00003573">
        <w:t>"cmc_rank"</w:t>
      </w:r>
    </w:p>
    <w:p w14:paraId="7612368E" w14:textId="77777777" w:rsidR="00003573" w:rsidRPr="00003573" w:rsidRDefault="00003573" w:rsidP="00003573">
      <w:r w:rsidRPr="00003573">
        <w:t>"cmc_rank""name""symbol""market_cap""price""circulating_supply""total_supply""max_supply""num_market_pairs""volume_24h""percent_change_1h""percent_change_24h""percent_change_7d"</w:t>
      </w:r>
    </w:p>
    <w:p w14:paraId="33C3EF3B" w14:textId="77777777" w:rsidR="00003573" w:rsidRPr="00003573" w:rsidRDefault="00003573" w:rsidP="00003573">
      <w:r w:rsidRPr="00003573">
        <w:t>What field to sort the list of cryptocurrencies by.</w:t>
      </w:r>
    </w:p>
    <w:p w14:paraId="7EBD77D5" w14:textId="77777777" w:rsidR="00003573" w:rsidRPr="00003573" w:rsidRDefault="00003573" w:rsidP="00003573">
      <w:r w:rsidRPr="00003573">
        <w:t> sort_dir</w:t>
      </w:r>
    </w:p>
    <w:p w14:paraId="45AB1892" w14:textId="77777777" w:rsidR="00003573" w:rsidRPr="00003573" w:rsidRDefault="00003573" w:rsidP="00003573">
      <w:r w:rsidRPr="00003573">
        <w:t>string</w:t>
      </w:r>
    </w:p>
    <w:p w14:paraId="4FDA6BFC" w14:textId="77777777" w:rsidR="00003573" w:rsidRPr="00003573" w:rsidRDefault="00003573" w:rsidP="00003573">
      <w:r w:rsidRPr="00003573">
        <w:t>"asc""desc"</w:t>
      </w:r>
    </w:p>
    <w:p w14:paraId="096D7F50" w14:textId="77777777" w:rsidR="00003573" w:rsidRPr="00003573" w:rsidRDefault="00003573" w:rsidP="00003573">
      <w:r w:rsidRPr="00003573">
        <w:t>The direction in which to order cryptocurrencies against the specified sort.</w:t>
      </w:r>
    </w:p>
    <w:p w14:paraId="48B9CE98" w14:textId="77777777" w:rsidR="00003573" w:rsidRPr="00003573" w:rsidRDefault="00003573" w:rsidP="00003573">
      <w:r w:rsidRPr="00003573">
        <w:t> cryptocurrency_type</w:t>
      </w:r>
    </w:p>
    <w:p w14:paraId="1B376F58" w14:textId="77777777" w:rsidR="00003573" w:rsidRPr="00003573" w:rsidRDefault="00003573" w:rsidP="00003573">
      <w:r w:rsidRPr="00003573">
        <w:t>string</w:t>
      </w:r>
    </w:p>
    <w:p w14:paraId="38B73971" w14:textId="77777777" w:rsidR="00003573" w:rsidRPr="00003573" w:rsidRDefault="00003573" w:rsidP="00003573">
      <w:r w:rsidRPr="00003573">
        <w:t>"all"</w:t>
      </w:r>
    </w:p>
    <w:p w14:paraId="68237FE9" w14:textId="77777777" w:rsidR="00003573" w:rsidRPr="00003573" w:rsidRDefault="00003573" w:rsidP="00003573">
      <w:r w:rsidRPr="00003573">
        <w:t>"all""coins""tokens"</w:t>
      </w:r>
    </w:p>
    <w:p w14:paraId="34EF0202" w14:textId="77777777" w:rsidR="00003573" w:rsidRPr="00003573" w:rsidRDefault="00003573" w:rsidP="00003573">
      <w:r w:rsidRPr="00003573">
        <w:t>The type of cryptocurrency to include.</w:t>
      </w:r>
    </w:p>
    <w:p w14:paraId="502CE3F0" w14:textId="77777777" w:rsidR="00003573" w:rsidRPr="00003573" w:rsidRDefault="00003573" w:rsidP="00003573">
      <w:r w:rsidRPr="00003573">
        <w:t> aux</w:t>
      </w:r>
    </w:p>
    <w:p w14:paraId="65314687" w14:textId="77777777" w:rsidR="00003573" w:rsidRPr="00003573" w:rsidRDefault="00003573" w:rsidP="00003573">
      <w:r w:rsidRPr="00003573">
        <w:t>string</w:t>
      </w:r>
    </w:p>
    <w:p w14:paraId="2E6B88CD" w14:textId="77777777" w:rsidR="00003573" w:rsidRPr="00003573" w:rsidRDefault="00003573" w:rsidP="00003573">
      <w:r w:rsidRPr="00003573">
        <w:t>"platform,tags,date_added,circulating_supply,total_supply,max_supply,cmc_rank,num_market_pairs"</w:t>
      </w:r>
    </w:p>
    <w:p w14:paraId="6E6BFF8E" w14:textId="77777777" w:rsidR="00003573" w:rsidRPr="00003573" w:rsidRDefault="00003573" w:rsidP="00003573">
      <w:r w:rsidRPr="00003573">
        <w:t>Optionally specify a comma-separated list of supplemental data fields to return. Pass platform,tags,date_added,circulating_supply,total_supply,max_supply,cmc_rank,num_market_pairs to include all auxiliary fields.</w:t>
      </w:r>
    </w:p>
    <w:p w14:paraId="4037D7AF" w14:textId="77777777" w:rsidR="00003573" w:rsidRPr="00003573" w:rsidRDefault="00003573" w:rsidP="00003573">
      <w:r w:rsidRPr="00003573">
        <w:t>Responses</w:t>
      </w:r>
    </w:p>
    <w:p w14:paraId="395A1A09" w14:textId="77777777" w:rsidR="00003573" w:rsidRPr="00003573" w:rsidRDefault="00003573" w:rsidP="00003573">
      <w:r w:rsidRPr="00003573">
        <w:t>200 Successful</w:t>
      </w:r>
    </w:p>
    <w:p w14:paraId="50A58D5B"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22FC04DF" w14:textId="77777777">
        <w:tc>
          <w:tcPr>
            <w:tcW w:w="0" w:type="auto"/>
            <w:noWrap/>
            <w:tcMar>
              <w:top w:w="150" w:type="dxa"/>
              <w:left w:w="0" w:type="dxa"/>
              <w:bottom w:w="150" w:type="dxa"/>
              <w:right w:w="0" w:type="dxa"/>
            </w:tcMar>
            <w:hideMark/>
          </w:tcPr>
          <w:p w14:paraId="7A2CBDD6"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217BBC85" w14:textId="77777777" w:rsidR="00003573" w:rsidRPr="00003573" w:rsidRDefault="00003573" w:rsidP="00003573">
            <w:r w:rsidRPr="00003573">
              <w:t>Array of cryptocurrency objects matching the list options.</w:t>
            </w:r>
          </w:p>
        </w:tc>
      </w:tr>
      <w:tr w:rsidR="00003573" w:rsidRPr="00003573" w14:paraId="5A5D8695" w14:textId="77777777">
        <w:tc>
          <w:tcPr>
            <w:tcW w:w="0" w:type="auto"/>
            <w:gridSpan w:val="2"/>
            <w:tcMar>
              <w:top w:w="0" w:type="dxa"/>
              <w:left w:w="150" w:type="dxa"/>
              <w:bottom w:w="0" w:type="dxa"/>
              <w:right w:w="150" w:type="dxa"/>
            </w:tcMar>
            <w:vAlign w:val="center"/>
            <w:hideMark/>
          </w:tcPr>
          <w:p w14:paraId="3953AE96" w14:textId="77777777" w:rsidR="00003573" w:rsidRPr="00003573" w:rsidRDefault="00003573" w:rsidP="00003573"/>
        </w:tc>
      </w:tr>
      <w:tr w:rsidR="00003573" w:rsidRPr="00003573" w14:paraId="093AAD20" w14:textId="77777777">
        <w:tc>
          <w:tcPr>
            <w:tcW w:w="0" w:type="auto"/>
            <w:noWrap/>
            <w:tcMar>
              <w:top w:w="150" w:type="dxa"/>
              <w:left w:w="0" w:type="dxa"/>
              <w:bottom w:w="150" w:type="dxa"/>
              <w:right w:w="0" w:type="dxa"/>
            </w:tcMar>
            <w:hideMark/>
          </w:tcPr>
          <w:p w14:paraId="5100F704"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2D113C15" w14:textId="77777777" w:rsidR="00003573" w:rsidRPr="00003573" w:rsidRDefault="00003573" w:rsidP="00003573">
            <w:r w:rsidRPr="00003573">
              <w:t>Standardized status object for API calls.</w:t>
            </w:r>
          </w:p>
        </w:tc>
      </w:tr>
      <w:tr w:rsidR="00003573" w:rsidRPr="00003573" w14:paraId="2E586060" w14:textId="77777777">
        <w:tc>
          <w:tcPr>
            <w:tcW w:w="0" w:type="auto"/>
            <w:gridSpan w:val="2"/>
            <w:tcBorders>
              <w:left w:val="nil"/>
            </w:tcBorders>
            <w:tcMar>
              <w:top w:w="0" w:type="dxa"/>
              <w:left w:w="150" w:type="dxa"/>
              <w:bottom w:w="0" w:type="dxa"/>
              <w:right w:w="150" w:type="dxa"/>
            </w:tcMar>
            <w:vAlign w:val="center"/>
            <w:hideMark/>
          </w:tcPr>
          <w:p w14:paraId="2B1060A5" w14:textId="77777777" w:rsidR="00003573" w:rsidRPr="00003573" w:rsidRDefault="00003573" w:rsidP="00003573"/>
        </w:tc>
      </w:tr>
    </w:tbl>
    <w:p w14:paraId="0F7612D4" w14:textId="77777777" w:rsidR="00003573" w:rsidRPr="00003573" w:rsidRDefault="00003573" w:rsidP="00003573">
      <w:r w:rsidRPr="00003573">
        <w:t>400 Bad Request</w:t>
      </w:r>
    </w:p>
    <w:p w14:paraId="3FBCFB39" w14:textId="77777777" w:rsidR="00003573" w:rsidRPr="00003573" w:rsidRDefault="00003573" w:rsidP="00003573">
      <w:r w:rsidRPr="00003573">
        <w:t>401 Unauthorized</w:t>
      </w:r>
    </w:p>
    <w:p w14:paraId="4FFE99FD" w14:textId="77777777" w:rsidR="00003573" w:rsidRPr="00003573" w:rsidRDefault="00003573" w:rsidP="00003573">
      <w:r w:rsidRPr="00003573">
        <w:t>403 Forbidden</w:t>
      </w:r>
    </w:p>
    <w:p w14:paraId="75666868" w14:textId="77777777" w:rsidR="00003573" w:rsidRPr="00003573" w:rsidRDefault="00003573" w:rsidP="00003573">
      <w:r w:rsidRPr="00003573">
        <w:t>429 Too Many Requests</w:t>
      </w:r>
    </w:p>
    <w:p w14:paraId="74C05464" w14:textId="77777777" w:rsidR="00003573" w:rsidRPr="00003573" w:rsidRDefault="00003573" w:rsidP="00003573">
      <w:r w:rsidRPr="00003573">
        <w:t>500 Internal Server Error</w:t>
      </w:r>
    </w:p>
    <w:p w14:paraId="11726EDA" w14:textId="77777777" w:rsidR="00003573" w:rsidRPr="00003573" w:rsidRDefault="00003573" w:rsidP="00003573">
      <w:pPr>
        <w:rPr>
          <w:b/>
          <w:bCs/>
        </w:rPr>
      </w:pPr>
      <w:r w:rsidRPr="00003573">
        <w:rPr>
          <w:b/>
          <w:bCs/>
        </w:rPr>
        <w:t>get</w:t>
      </w:r>
    </w:p>
    <w:p w14:paraId="6E1351AC" w14:textId="77777777" w:rsidR="00003573" w:rsidRPr="00003573" w:rsidRDefault="00003573" w:rsidP="00003573">
      <w:r w:rsidRPr="00003573">
        <w:t> /v1/cryptocurrency/listings/historical</w:t>
      </w:r>
    </w:p>
    <w:p w14:paraId="76312154" w14:textId="77777777" w:rsidR="00003573" w:rsidRPr="00003573" w:rsidRDefault="00003573" w:rsidP="00003573">
      <w:r w:rsidRPr="00003573">
        <w:t>Server URL</w:t>
      </w:r>
    </w:p>
    <w:p w14:paraId="55D87871" w14:textId="77777777" w:rsidR="00003573" w:rsidRPr="00003573" w:rsidRDefault="00003573" w:rsidP="00003573">
      <w:r w:rsidRPr="00003573">
        <w:t>https://pro-api.coinmarketcap.com/v1/cryptocurrency/listings/historical</w:t>
      </w:r>
    </w:p>
    <w:p w14:paraId="6C917AAA" w14:textId="77777777" w:rsidR="00003573" w:rsidRPr="00003573" w:rsidRDefault="00003573" w:rsidP="00003573">
      <w:r w:rsidRPr="00003573">
        <w:br/>
        <w:t>Response samples</w:t>
      </w:r>
    </w:p>
    <w:p w14:paraId="241BB004" w14:textId="77777777" w:rsidR="00003573" w:rsidRPr="00003573" w:rsidRDefault="00003573" w:rsidP="00003573">
      <w:pPr>
        <w:numPr>
          <w:ilvl w:val="0"/>
          <w:numId w:val="78"/>
        </w:numPr>
      </w:pPr>
      <w:r w:rsidRPr="00003573">
        <w:t>200 Successful</w:t>
      </w:r>
    </w:p>
    <w:p w14:paraId="553C3E6D" w14:textId="77777777" w:rsidR="00003573" w:rsidRPr="00003573" w:rsidRDefault="00003573" w:rsidP="00003573">
      <w:pPr>
        <w:numPr>
          <w:ilvl w:val="0"/>
          <w:numId w:val="78"/>
        </w:numPr>
      </w:pPr>
      <w:r w:rsidRPr="00003573">
        <w:t>400 Bad Request</w:t>
      </w:r>
    </w:p>
    <w:p w14:paraId="0333C58D" w14:textId="77777777" w:rsidR="00003573" w:rsidRPr="00003573" w:rsidRDefault="00003573" w:rsidP="00003573">
      <w:pPr>
        <w:numPr>
          <w:ilvl w:val="0"/>
          <w:numId w:val="78"/>
        </w:numPr>
      </w:pPr>
      <w:r w:rsidRPr="00003573">
        <w:t>401 Unauthorized</w:t>
      </w:r>
    </w:p>
    <w:p w14:paraId="742E5F8D" w14:textId="77777777" w:rsidR="00003573" w:rsidRPr="00003573" w:rsidRDefault="00003573" w:rsidP="00003573">
      <w:pPr>
        <w:numPr>
          <w:ilvl w:val="0"/>
          <w:numId w:val="78"/>
        </w:numPr>
      </w:pPr>
      <w:r w:rsidRPr="00003573">
        <w:t>403 Forbidden</w:t>
      </w:r>
    </w:p>
    <w:p w14:paraId="3214A04F" w14:textId="77777777" w:rsidR="00003573" w:rsidRPr="00003573" w:rsidRDefault="00003573" w:rsidP="00003573">
      <w:pPr>
        <w:numPr>
          <w:ilvl w:val="0"/>
          <w:numId w:val="78"/>
        </w:numPr>
      </w:pPr>
      <w:r w:rsidRPr="00003573">
        <w:t>429 Too Many Requests</w:t>
      </w:r>
    </w:p>
    <w:p w14:paraId="5C56B975" w14:textId="77777777" w:rsidR="00003573" w:rsidRPr="00003573" w:rsidRDefault="00003573" w:rsidP="00003573">
      <w:pPr>
        <w:numPr>
          <w:ilvl w:val="0"/>
          <w:numId w:val="78"/>
        </w:numPr>
      </w:pPr>
      <w:r w:rsidRPr="00003573">
        <w:t>500 Internal Server Error</w:t>
      </w:r>
    </w:p>
    <w:p w14:paraId="0615B7A4" w14:textId="77777777" w:rsidR="00003573" w:rsidRPr="00003573" w:rsidRDefault="00003573" w:rsidP="00003573">
      <w:r w:rsidRPr="00003573">
        <w:t>{</w:t>
      </w:r>
    </w:p>
    <w:p w14:paraId="0A32C4E8" w14:textId="77777777" w:rsidR="00003573" w:rsidRPr="00003573" w:rsidRDefault="00003573" w:rsidP="00003573">
      <w:pPr>
        <w:numPr>
          <w:ilvl w:val="0"/>
          <w:numId w:val="79"/>
        </w:numPr>
      </w:pPr>
      <w:r w:rsidRPr="00003573">
        <w:t>"data": [</w:t>
      </w:r>
    </w:p>
    <w:p w14:paraId="58B89FD8" w14:textId="77777777" w:rsidR="00003573" w:rsidRPr="00003573" w:rsidRDefault="00003573" w:rsidP="00003573">
      <w:pPr>
        <w:numPr>
          <w:ilvl w:val="1"/>
          <w:numId w:val="79"/>
        </w:numPr>
      </w:pPr>
      <w:r w:rsidRPr="00003573">
        <w:t>{</w:t>
      </w:r>
    </w:p>
    <w:p w14:paraId="3DD8F7B6" w14:textId="77777777" w:rsidR="00003573" w:rsidRPr="00003573" w:rsidRDefault="00003573" w:rsidP="00003573">
      <w:pPr>
        <w:numPr>
          <w:ilvl w:val="2"/>
          <w:numId w:val="79"/>
        </w:numPr>
      </w:pPr>
      <w:r w:rsidRPr="00003573">
        <w:t>"id": 1,</w:t>
      </w:r>
    </w:p>
    <w:p w14:paraId="47A3DD94" w14:textId="77777777" w:rsidR="00003573" w:rsidRPr="00003573" w:rsidRDefault="00003573" w:rsidP="00003573">
      <w:pPr>
        <w:numPr>
          <w:ilvl w:val="2"/>
          <w:numId w:val="79"/>
        </w:numPr>
      </w:pPr>
      <w:r w:rsidRPr="00003573">
        <w:t>"name": "Bitcoin",</w:t>
      </w:r>
    </w:p>
    <w:p w14:paraId="74785625" w14:textId="77777777" w:rsidR="00003573" w:rsidRPr="00003573" w:rsidRDefault="00003573" w:rsidP="00003573">
      <w:pPr>
        <w:numPr>
          <w:ilvl w:val="2"/>
          <w:numId w:val="79"/>
        </w:numPr>
      </w:pPr>
      <w:r w:rsidRPr="00003573">
        <w:t>"symbol": "BTC",</w:t>
      </w:r>
    </w:p>
    <w:p w14:paraId="478DD269" w14:textId="77777777" w:rsidR="00003573" w:rsidRPr="00003573" w:rsidRDefault="00003573" w:rsidP="00003573">
      <w:pPr>
        <w:numPr>
          <w:ilvl w:val="2"/>
          <w:numId w:val="79"/>
        </w:numPr>
      </w:pPr>
      <w:r w:rsidRPr="00003573">
        <w:t>"slug": "bitcoin",</w:t>
      </w:r>
    </w:p>
    <w:p w14:paraId="26CDE17C" w14:textId="77777777" w:rsidR="00003573" w:rsidRPr="00003573" w:rsidRDefault="00003573" w:rsidP="00003573">
      <w:pPr>
        <w:numPr>
          <w:ilvl w:val="2"/>
          <w:numId w:val="79"/>
        </w:numPr>
      </w:pPr>
      <w:r w:rsidRPr="00003573">
        <w:t>"cmc_rank": 1,</w:t>
      </w:r>
    </w:p>
    <w:p w14:paraId="435015A2" w14:textId="77777777" w:rsidR="00003573" w:rsidRPr="00003573" w:rsidRDefault="00003573" w:rsidP="00003573">
      <w:pPr>
        <w:numPr>
          <w:ilvl w:val="2"/>
          <w:numId w:val="79"/>
        </w:numPr>
      </w:pPr>
      <w:r w:rsidRPr="00003573">
        <w:t>"num_market_pairs": 500,</w:t>
      </w:r>
    </w:p>
    <w:p w14:paraId="725ABB8B" w14:textId="77777777" w:rsidR="00003573" w:rsidRPr="00003573" w:rsidRDefault="00003573" w:rsidP="00003573">
      <w:pPr>
        <w:numPr>
          <w:ilvl w:val="2"/>
          <w:numId w:val="79"/>
        </w:numPr>
      </w:pPr>
      <w:r w:rsidRPr="00003573">
        <w:t>"circulating_supply": 17200062,</w:t>
      </w:r>
    </w:p>
    <w:p w14:paraId="1DD9BF94" w14:textId="77777777" w:rsidR="00003573" w:rsidRPr="00003573" w:rsidRDefault="00003573" w:rsidP="00003573">
      <w:pPr>
        <w:numPr>
          <w:ilvl w:val="2"/>
          <w:numId w:val="79"/>
        </w:numPr>
      </w:pPr>
      <w:r w:rsidRPr="00003573">
        <w:t>"total_supply": 17200062,</w:t>
      </w:r>
    </w:p>
    <w:p w14:paraId="459762D0" w14:textId="77777777" w:rsidR="00003573" w:rsidRPr="00003573" w:rsidRDefault="00003573" w:rsidP="00003573">
      <w:pPr>
        <w:numPr>
          <w:ilvl w:val="2"/>
          <w:numId w:val="79"/>
        </w:numPr>
      </w:pPr>
      <w:r w:rsidRPr="00003573">
        <w:t>"max_supply": 21000000,</w:t>
      </w:r>
    </w:p>
    <w:p w14:paraId="5BB69B6E" w14:textId="77777777" w:rsidR="00003573" w:rsidRPr="00003573" w:rsidRDefault="00003573" w:rsidP="00003573">
      <w:pPr>
        <w:numPr>
          <w:ilvl w:val="2"/>
          <w:numId w:val="79"/>
        </w:numPr>
      </w:pPr>
      <w:r w:rsidRPr="00003573">
        <w:t>"last_updated": "2018-06-02T22:51:28.209Z",</w:t>
      </w:r>
    </w:p>
    <w:p w14:paraId="0775AAF3" w14:textId="77777777" w:rsidR="00003573" w:rsidRPr="00003573" w:rsidRDefault="00003573" w:rsidP="00003573">
      <w:pPr>
        <w:numPr>
          <w:ilvl w:val="2"/>
          <w:numId w:val="79"/>
        </w:numPr>
      </w:pPr>
      <w:r w:rsidRPr="00003573">
        <w:t>"date_added": "2013-04-28T00:00:00.000Z",</w:t>
      </w:r>
    </w:p>
    <w:p w14:paraId="482BD38A" w14:textId="77777777" w:rsidR="00003573" w:rsidRPr="00003573" w:rsidRDefault="00003573" w:rsidP="00003573">
      <w:pPr>
        <w:numPr>
          <w:ilvl w:val="2"/>
          <w:numId w:val="79"/>
        </w:numPr>
      </w:pPr>
      <w:r w:rsidRPr="00003573">
        <w:t>"tags": [</w:t>
      </w:r>
    </w:p>
    <w:p w14:paraId="545F35DD" w14:textId="77777777" w:rsidR="00003573" w:rsidRPr="00003573" w:rsidRDefault="00003573" w:rsidP="00003573">
      <w:pPr>
        <w:numPr>
          <w:ilvl w:val="3"/>
          <w:numId w:val="79"/>
        </w:numPr>
      </w:pPr>
      <w:r w:rsidRPr="00003573">
        <w:t>"mineable"</w:t>
      </w:r>
    </w:p>
    <w:p w14:paraId="63A24C3B" w14:textId="77777777" w:rsidR="00003573" w:rsidRPr="00003573" w:rsidRDefault="00003573" w:rsidP="00003573">
      <w:r w:rsidRPr="00003573">
        <w:t>],</w:t>
      </w:r>
    </w:p>
    <w:p w14:paraId="64535151" w14:textId="77777777" w:rsidR="00003573" w:rsidRPr="00003573" w:rsidRDefault="00003573" w:rsidP="00003573">
      <w:pPr>
        <w:numPr>
          <w:ilvl w:val="2"/>
          <w:numId w:val="79"/>
        </w:numPr>
      </w:pPr>
      <w:r w:rsidRPr="00003573">
        <w:t>"platform": null,</w:t>
      </w:r>
    </w:p>
    <w:p w14:paraId="6B63811E" w14:textId="77777777" w:rsidR="00003573" w:rsidRPr="00003573" w:rsidRDefault="00003573" w:rsidP="00003573">
      <w:pPr>
        <w:numPr>
          <w:ilvl w:val="2"/>
          <w:numId w:val="79"/>
        </w:numPr>
      </w:pPr>
      <w:r w:rsidRPr="00003573">
        <w:t>"quote": {</w:t>
      </w:r>
    </w:p>
    <w:p w14:paraId="635D3CEE" w14:textId="77777777" w:rsidR="00003573" w:rsidRPr="00003573" w:rsidRDefault="00003573" w:rsidP="00003573">
      <w:pPr>
        <w:numPr>
          <w:ilvl w:val="3"/>
          <w:numId w:val="79"/>
        </w:numPr>
      </w:pPr>
      <w:r w:rsidRPr="00003573">
        <w:t>"USD": {</w:t>
      </w:r>
    </w:p>
    <w:p w14:paraId="0AF758FF" w14:textId="77777777" w:rsidR="00003573" w:rsidRPr="00003573" w:rsidRDefault="00003573" w:rsidP="00003573">
      <w:pPr>
        <w:numPr>
          <w:ilvl w:val="4"/>
          <w:numId w:val="79"/>
        </w:numPr>
      </w:pPr>
      <w:r w:rsidRPr="00003573">
        <w:t>"price": 9283.92,</w:t>
      </w:r>
    </w:p>
    <w:p w14:paraId="4E1DDCA4" w14:textId="77777777" w:rsidR="00003573" w:rsidRPr="00003573" w:rsidRDefault="00003573" w:rsidP="00003573">
      <w:pPr>
        <w:numPr>
          <w:ilvl w:val="4"/>
          <w:numId w:val="79"/>
        </w:numPr>
      </w:pPr>
      <w:r w:rsidRPr="00003573">
        <w:t>"volume_24h": 7155680000,</w:t>
      </w:r>
    </w:p>
    <w:p w14:paraId="6AA66DA5" w14:textId="77777777" w:rsidR="00003573" w:rsidRPr="00003573" w:rsidRDefault="00003573" w:rsidP="00003573">
      <w:pPr>
        <w:numPr>
          <w:ilvl w:val="4"/>
          <w:numId w:val="79"/>
        </w:numPr>
      </w:pPr>
      <w:r w:rsidRPr="00003573">
        <w:t>"percent_change_1h": -0.152774,</w:t>
      </w:r>
    </w:p>
    <w:p w14:paraId="0DC94CA1" w14:textId="77777777" w:rsidR="00003573" w:rsidRPr="00003573" w:rsidRDefault="00003573" w:rsidP="00003573">
      <w:pPr>
        <w:numPr>
          <w:ilvl w:val="4"/>
          <w:numId w:val="79"/>
        </w:numPr>
      </w:pPr>
      <w:r w:rsidRPr="00003573">
        <w:t>"percent_change_24h": 0.518894,</w:t>
      </w:r>
    </w:p>
    <w:p w14:paraId="7E8D6F5C" w14:textId="77777777" w:rsidR="00003573" w:rsidRPr="00003573" w:rsidRDefault="00003573" w:rsidP="00003573">
      <w:pPr>
        <w:numPr>
          <w:ilvl w:val="4"/>
          <w:numId w:val="79"/>
        </w:numPr>
      </w:pPr>
      <w:r w:rsidRPr="00003573">
        <w:t>"percent_change_7d": 0.986573,</w:t>
      </w:r>
    </w:p>
    <w:p w14:paraId="12F62971" w14:textId="77777777" w:rsidR="00003573" w:rsidRPr="00003573" w:rsidRDefault="00003573" w:rsidP="00003573">
      <w:pPr>
        <w:numPr>
          <w:ilvl w:val="4"/>
          <w:numId w:val="79"/>
        </w:numPr>
      </w:pPr>
      <w:r w:rsidRPr="00003573">
        <w:t>"market_cap": 158055024432,</w:t>
      </w:r>
    </w:p>
    <w:p w14:paraId="08A081D6" w14:textId="77777777" w:rsidR="00003573" w:rsidRPr="00003573" w:rsidRDefault="00003573" w:rsidP="00003573">
      <w:pPr>
        <w:numPr>
          <w:ilvl w:val="4"/>
          <w:numId w:val="79"/>
        </w:numPr>
      </w:pPr>
      <w:r w:rsidRPr="00003573">
        <w:t>"last_updated": "2018-08-09T22:53:32.000Z"</w:t>
      </w:r>
    </w:p>
    <w:p w14:paraId="10A1A18C" w14:textId="77777777" w:rsidR="00003573" w:rsidRPr="00003573" w:rsidRDefault="00003573" w:rsidP="00003573">
      <w:r w:rsidRPr="00003573">
        <w:t>},</w:t>
      </w:r>
    </w:p>
    <w:p w14:paraId="23BF312E" w14:textId="77777777" w:rsidR="00003573" w:rsidRPr="00003573" w:rsidRDefault="00003573" w:rsidP="00003573">
      <w:pPr>
        <w:numPr>
          <w:ilvl w:val="3"/>
          <w:numId w:val="79"/>
        </w:numPr>
      </w:pPr>
      <w:r w:rsidRPr="00003573">
        <w:t>"BTC": {</w:t>
      </w:r>
    </w:p>
    <w:p w14:paraId="78CE89D3" w14:textId="77777777" w:rsidR="00003573" w:rsidRPr="00003573" w:rsidRDefault="00003573" w:rsidP="00003573">
      <w:pPr>
        <w:numPr>
          <w:ilvl w:val="4"/>
          <w:numId w:val="79"/>
        </w:numPr>
      </w:pPr>
      <w:r w:rsidRPr="00003573">
        <w:t>"price": 1,</w:t>
      </w:r>
    </w:p>
    <w:p w14:paraId="268A54DF" w14:textId="77777777" w:rsidR="00003573" w:rsidRPr="00003573" w:rsidRDefault="00003573" w:rsidP="00003573">
      <w:pPr>
        <w:numPr>
          <w:ilvl w:val="4"/>
          <w:numId w:val="79"/>
        </w:numPr>
      </w:pPr>
      <w:r w:rsidRPr="00003573">
        <w:t>"volume_24h": 772012,</w:t>
      </w:r>
    </w:p>
    <w:p w14:paraId="23E6B42C" w14:textId="77777777" w:rsidR="00003573" w:rsidRPr="00003573" w:rsidRDefault="00003573" w:rsidP="00003573">
      <w:pPr>
        <w:numPr>
          <w:ilvl w:val="4"/>
          <w:numId w:val="79"/>
        </w:numPr>
      </w:pPr>
      <w:r w:rsidRPr="00003573">
        <w:t>"percent_change_1h": 0,</w:t>
      </w:r>
    </w:p>
    <w:p w14:paraId="649AC88F" w14:textId="77777777" w:rsidR="00003573" w:rsidRPr="00003573" w:rsidRDefault="00003573" w:rsidP="00003573">
      <w:pPr>
        <w:numPr>
          <w:ilvl w:val="4"/>
          <w:numId w:val="79"/>
        </w:numPr>
      </w:pPr>
      <w:r w:rsidRPr="00003573">
        <w:t>"percent_change_24h": 0,</w:t>
      </w:r>
    </w:p>
    <w:p w14:paraId="210D0838" w14:textId="77777777" w:rsidR="00003573" w:rsidRPr="00003573" w:rsidRDefault="00003573" w:rsidP="00003573">
      <w:pPr>
        <w:numPr>
          <w:ilvl w:val="4"/>
          <w:numId w:val="79"/>
        </w:numPr>
      </w:pPr>
      <w:r w:rsidRPr="00003573">
        <w:t>"percent_change_7d": 0,</w:t>
      </w:r>
    </w:p>
    <w:p w14:paraId="0C00FFE6" w14:textId="77777777" w:rsidR="00003573" w:rsidRPr="00003573" w:rsidRDefault="00003573" w:rsidP="00003573">
      <w:pPr>
        <w:numPr>
          <w:ilvl w:val="4"/>
          <w:numId w:val="79"/>
        </w:numPr>
      </w:pPr>
      <w:r w:rsidRPr="00003573">
        <w:t>"market_cap": 17024600,</w:t>
      </w:r>
    </w:p>
    <w:p w14:paraId="1D65CCD6" w14:textId="77777777" w:rsidR="00003573" w:rsidRPr="00003573" w:rsidRDefault="00003573" w:rsidP="00003573">
      <w:pPr>
        <w:numPr>
          <w:ilvl w:val="4"/>
          <w:numId w:val="79"/>
        </w:numPr>
      </w:pPr>
      <w:r w:rsidRPr="00003573">
        <w:t>"last_updated": "2018-08-09T22:53:32.000Z"</w:t>
      </w:r>
    </w:p>
    <w:p w14:paraId="656FDCA5" w14:textId="77777777" w:rsidR="00003573" w:rsidRPr="00003573" w:rsidRDefault="00003573" w:rsidP="00003573">
      <w:r w:rsidRPr="00003573">
        <w:t>}</w:t>
      </w:r>
    </w:p>
    <w:p w14:paraId="0F709AE8" w14:textId="77777777" w:rsidR="00003573" w:rsidRPr="00003573" w:rsidRDefault="00003573" w:rsidP="00003573">
      <w:pPr>
        <w:numPr>
          <w:ilvl w:val="2"/>
          <w:numId w:val="79"/>
        </w:numPr>
      </w:pPr>
      <w:r w:rsidRPr="00003573">
        <w:t>}</w:t>
      </w:r>
    </w:p>
    <w:p w14:paraId="6DF37E82" w14:textId="77777777" w:rsidR="00003573" w:rsidRPr="00003573" w:rsidRDefault="00003573" w:rsidP="00003573">
      <w:pPr>
        <w:numPr>
          <w:ilvl w:val="1"/>
          <w:numId w:val="79"/>
        </w:numPr>
      </w:pPr>
      <w:r w:rsidRPr="00003573">
        <w:t>},</w:t>
      </w:r>
    </w:p>
    <w:p w14:paraId="31494554" w14:textId="77777777" w:rsidR="00003573" w:rsidRPr="00003573" w:rsidRDefault="00003573" w:rsidP="00003573">
      <w:pPr>
        <w:numPr>
          <w:ilvl w:val="1"/>
          <w:numId w:val="79"/>
        </w:numPr>
      </w:pPr>
      <w:r w:rsidRPr="00003573">
        <w:t>{</w:t>
      </w:r>
    </w:p>
    <w:p w14:paraId="62F563FB" w14:textId="77777777" w:rsidR="00003573" w:rsidRPr="00003573" w:rsidRDefault="00003573" w:rsidP="00003573">
      <w:pPr>
        <w:numPr>
          <w:ilvl w:val="2"/>
          <w:numId w:val="79"/>
        </w:numPr>
      </w:pPr>
      <w:r w:rsidRPr="00003573">
        <w:t>"id": 1027,</w:t>
      </w:r>
    </w:p>
    <w:p w14:paraId="7B09846C" w14:textId="77777777" w:rsidR="00003573" w:rsidRPr="00003573" w:rsidRDefault="00003573" w:rsidP="00003573">
      <w:pPr>
        <w:numPr>
          <w:ilvl w:val="2"/>
          <w:numId w:val="79"/>
        </w:numPr>
      </w:pPr>
      <w:r w:rsidRPr="00003573">
        <w:t>"name": "Ethereum",</w:t>
      </w:r>
    </w:p>
    <w:p w14:paraId="372A272F" w14:textId="77777777" w:rsidR="00003573" w:rsidRPr="00003573" w:rsidRDefault="00003573" w:rsidP="00003573">
      <w:pPr>
        <w:numPr>
          <w:ilvl w:val="2"/>
          <w:numId w:val="79"/>
        </w:numPr>
      </w:pPr>
      <w:r w:rsidRPr="00003573">
        <w:t>"symbol": "ETH",</w:t>
      </w:r>
    </w:p>
    <w:p w14:paraId="672E0AF7" w14:textId="77777777" w:rsidR="00003573" w:rsidRPr="00003573" w:rsidRDefault="00003573" w:rsidP="00003573">
      <w:pPr>
        <w:numPr>
          <w:ilvl w:val="2"/>
          <w:numId w:val="79"/>
        </w:numPr>
      </w:pPr>
      <w:r w:rsidRPr="00003573">
        <w:t>"slug": "ethereum",</w:t>
      </w:r>
    </w:p>
    <w:p w14:paraId="6C679E36" w14:textId="77777777" w:rsidR="00003573" w:rsidRPr="00003573" w:rsidRDefault="00003573" w:rsidP="00003573">
      <w:pPr>
        <w:numPr>
          <w:ilvl w:val="2"/>
          <w:numId w:val="79"/>
        </w:numPr>
      </w:pPr>
      <w:r w:rsidRPr="00003573">
        <w:t>"num_market_pairs": 6089,</w:t>
      </w:r>
    </w:p>
    <w:p w14:paraId="5E2D80D1" w14:textId="77777777" w:rsidR="00003573" w:rsidRPr="00003573" w:rsidRDefault="00003573" w:rsidP="00003573">
      <w:pPr>
        <w:numPr>
          <w:ilvl w:val="2"/>
          <w:numId w:val="79"/>
        </w:numPr>
      </w:pPr>
      <w:r w:rsidRPr="00003573">
        <w:t>"circulating_supply": 17200062,</w:t>
      </w:r>
    </w:p>
    <w:p w14:paraId="12B3ADDE" w14:textId="77777777" w:rsidR="00003573" w:rsidRPr="00003573" w:rsidRDefault="00003573" w:rsidP="00003573">
      <w:pPr>
        <w:numPr>
          <w:ilvl w:val="2"/>
          <w:numId w:val="79"/>
        </w:numPr>
      </w:pPr>
      <w:r w:rsidRPr="00003573">
        <w:t>"total_supply": 17200062,</w:t>
      </w:r>
    </w:p>
    <w:p w14:paraId="1221CC42" w14:textId="77777777" w:rsidR="00003573" w:rsidRPr="00003573" w:rsidRDefault="00003573" w:rsidP="00003573">
      <w:pPr>
        <w:numPr>
          <w:ilvl w:val="2"/>
          <w:numId w:val="79"/>
        </w:numPr>
      </w:pPr>
      <w:r w:rsidRPr="00003573">
        <w:t>"max_supply": 21000000,</w:t>
      </w:r>
    </w:p>
    <w:p w14:paraId="35A5B2B4" w14:textId="77777777" w:rsidR="00003573" w:rsidRPr="00003573" w:rsidRDefault="00003573" w:rsidP="00003573">
      <w:pPr>
        <w:numPr>
          <w:ilvl w:val="2"/>
          <w:numId w:val="79"/>
        </w:numPr>
      </w:pPr>
      <w:r w:rsidRPr="00003573">
        <w:t>"last_updated": "2018-06-02T22:51:28.209Z",</w:t>
      </w:r>
    </w:p>
    <w:p w14:paraId="30C57C1B" w14:textId="77777777" w:rsidR="00003573" w:rsidRPr="00003573" w:rsidRDefault="00003573" w:rsidP="00003573">
      <w:pPr>
        <w:numPr>
          <w:ilvl w:val="2"/>
          <w:numId w:val="79"/>
        </w:numPr>
      </w:pPr>
      <w:r w:rsidRPr="00003573">
        <w:t>"date_added": "2013-04-28T00:00:00.000Z",</w:t>
      </w:r>
    </w:p>
    <w:p w14:paraId="2336F40C" w14:textId="77777777" w:rsidR="00003573" w:rsidRPr="00003573" w:rsidRDefault="00003573" w:rsidP="00003573">
      <w:pPr>
        <w:numPr>
          <w:ilvl w:val="2"/>
          <w:numId w:val="79"/>
        </w:numPr>
      </w:pPr>
      <w:r w:rsidRPr="00003573">
        <w:t>"tags": [</w:t>
      </w:r>
    </w:p>
    <w:p w14:paraId="0E3D3AD7" w14:textId="77777777" w:rsidR="00003573" w:rsidRPr="00003573" w:rsidRDefault="00003573" w:rsidP="00003573">
      <w:pPr>
        <w:numPr>
          <w:ilvl w:val="3"/>
          <w:numId w:val="79"/>
        </w:numPr>
      </w:pPr>
      <w:r w:rsidRPr="00003573">
        <w:t>"mineable"</w:t>
      </w:r>
    </w:p>
    <w:p w14:paraId="5E0712B6" w14:textId="77777777" w:rsidR="00003573" w:rsidRPr="00003573" w:rsidRDefault="00003573" w:rsidP="00003573">
      <w:r w:rsidRPr="00003573">
        <w:t>],</w:t>
      </w:r>
    </w:p>
    <w:p w14:paraId="5065AA55" w14:textId="77777777" w:rsidR="00003573" w:rsidRPr="00003573" w:rsidRDefault="00003573" w:rsidP="00003573">
      <w:pPr>
        <w:numPr>
          <w:ilvl w:val="2"/>
          <w:numId w:val="79"/>
        </w:numPr>
      </w:pPr>
      <w:r w:rsidRPr="00003573">
        <w:t>"platform": null,</w:t>
      </w:r>
    </w:p>
    <w:p w14:paraId="67444D07" w14:textId="77777777" w:rsidR="00003573" w:rsidRPr="00003573" w:rsidRDefault="00003573" w:rsidP="00003573">
      <w:pPr>
        <w:numPr>
          <w:ilvl w:val="2"/>
          <w:numId w:val="79"/>
        </w:numPr>
      </w:pPr>
      <w:r w:rsidRPr="00003573">
        <w:t>"quote": {</w:t>
      </w:r>
    </w:p>
    <w:p w14:paraId="424BF0B1" w14:textId="77777777" w:rsidR="00003573" w:rsidRPr="00003573" w:rsidRDefault="00003573" w:rsidP="00003573">
      <w:pPr>
        <w:numPr>
          <w:ilvl w:val="3"/>
          <w:numId w:val="79"/>
        </w:numPr>
      </w:pPr>
      <w:r w:rsidRPr="00003573">
        <w:t>"USD": {</w:t>
      </w:r>
    </w:p>
    <w:p w14:paraId="765D8665" w14:textId="77777777" w:rsidR="00003573" w:rsidRPr="00003573" w:rsidRDefault="00003573" w:rsidP="00003573">
      <w:pPr>
        <w:numPr>
          <w:ilvl w:val="4"/>
          <w:numId w:val="79"/>
        </w:numPr>
      </w:pPr>
      <w:r w:rsidRPr="00003573">
        <w:t>"price": 1678.6501384942708,</w:t>
      </w:r>
    </w:p>
    <w:p w14:paraId="7CF9D78F" w14:textId="77777777" w:rsidR="00003573" w:rsidRPr="00003573" w:rsidRDefault="00003573" w:rsidP="00003573">
      <w:pPr>
        <w:numPr>
          <w:ilvl w:val="4"/>
          <w:numId w:val="79"/>
        </w:numPr>
      </w:pPr>
      <w:r w:rsidRPr="00003573">
        <w:t>"volume_24h": 7155680000,</w:t>
      </w:r>
    </w:p>
    <w:p w14:paraId="17CF875B" w14:textId="77777777" w:rsidR="00003573" w:rsidRPr="00003573" w:rsidRDefault="00003573" w:rsidP="00003573">
      <w:pPr>
        <w:numPr>
          <w:ilvl w:val="4"/>
          <w:numId w:val="79"/>
        </w:numPr>
      </w:pPr>
      <w:r w:rsidRPr="00003573">
        <w:t>"percent_change_1h": -0.152774,</w:t>
      </w:r>
    </w:p>
    <w:p w14:paraId="0F887206" w14:textId="77777777" w:rsidR="00003573" w:rsidRPr="00003573" w:rsidRDefault="00003573" w:rsidP="00003573">
      <w:pPr>
        <w:numPr>
          <w:ilvl w:val="4"/>
          <w:numId w:val="79"/>
        </w:numPr>
      </w:pPr>
      <w:r w:rsidRPr="00003573">
        <w:t>"percent_change_24h": 0.518894,</w:t>
      </w:r>
    </w:p>
    <w:p w14:paraId="008AF9FE" w14:textId="77777777" w:rsidR="00003573" w:rsidRPr="00003573" w:rsidRDefault="00003573" w:rsidP="00003573">
      <w:pPr>
        <w:numPr>
          <w:ilvl w:val="4"/>
          <w:numId w:val="79"/>
        </w:numPr>
      </w:pPr>
      <w:r w:rsidRPr="00003573">
        <w:t>"percent_change_7d": 0.986573,</w:t>
      </w:r>
    </w:p>
    <w:p w14:paraId="6EA54662" w14:textId="77777777" w:rsidR="00003573" w:rsidRPr="00003573" w:rsidRDefault="00003573" w:rsidP="00003573">
      <w:pPr>
        <w:numPr>
          <w:ilvl w:val="4"/>
          <w:numId w:val="79"/>
        </w:numPr>
      </w:pPr>
      <w:r w:rsidRPr="00003573">
        <w:t>"market_cap": 158055024432,</w:t>
      </w:r>
    </w:p>
    <w:p w14:paraId="558A17E2" w14:textId="77777777" w:rsidR="00003573" w:rsidRPr="00003573" w:rsidRDefault="00003573" w:rsidP="00003573">
      <w:pPr>
        <w:numPr>
          <w:ilvl w:val="4"/>
          <w:numId w:val="79"/>
        </w:numPr>
      </w:pPr>
      <w:r w:rsidRPr="00003573">
        <w:t>"last_updated": "2018-08-09T22:53:32.000Z"</w:t>
      </w:r>
    </w:p>
    <w:p w14:paraId="2DC32F44" w14:textId="77777777" w:rsidR="00003573" w:rsidRPr="00003573" w:rsidRDefault="00003573" w:rsidP="00003573">
      <w:r w:rsidRPr="00003573">
        <w:t>},</w:t>
      </w:r>
    </w:p>
    <w:p w14:paraId="33F90857" w14:textId="77777777" w:rsidR="00003573" w:rsidRPr="00003573" w:rsidRDefault="00003573" w:rsidP="00003573">
      <w:pPr>
        <w:numPr>
          <w:ilvl w:val="3"/>
          <w:numId w:val="79"/>
        </w:numPr>
      </w:pPr>
      <w:r w:rsidRPr="00003573">
        <w:t>"ETH": {</w:t>
      </w:r>
    </w:p>
    <w:p w14:paraId="73C1B3C4" w14:textId="77777777" w:rsidR="00003573" w:rsidRPr="00003573" w:rsidRDefault="00003573" w:rsidP="00003573">
      <w:pPr>
        <w:numPr>
          <w:ilvl w:val="4"/>
          <w:numId w:val="79"/>
        </w:numPr>
      </w:pPr>
      <w:r w:rsidRPr="00003573">
        <w:t>"price": 1,</w:t>
      </w:r>
    </w:p>
    <w:p w14:paraId="691A4EF3" w14:textId="77777777" w:rsidR="00003573" w:rsidRPr="00003573" w:rsidRDefault="00003573" w:rsidP="00003573">
      <w:pPr>
        <w:numPr>
          <w:ilvl w:val="4"/>
          <w:numId w:val="79"/>
        </w:numPr>
      </w:pPr>
      <w:r w:rsidRPr="00003573">
        <w:t>"volume_24h": 772012,</w:t>
      </w:r>
    </w:p>
    <w:p w14:paraId="3153BE15" w14:textId="77777777" w:rsidR="00003573" w:rsidRPr="00003573" w:rsidRDefault="00003573" w:rsidP="00003573">
      <w:pPr>
        <w:numPr>
          <w:ilvl w:val="4"/>
          <w:numId w:val="79"/>
        </w:numPr>
      </w:pPr>
      <w:r w:rsidRPr="00003573">
        <w:t>"percent_change_1h": 0,</w:t>
      </w:r>
    </w:p>
    <w:p w14:paraId="74B0047E" w14:textId="77777777" w:rsidR="00003573" w:rsidRPr="00003573" w:rsidRDefault="00003573" w:rsidP="00003573">
      <w:pPr>
        <w:numPr>
          <w:ilvl w:val="4"/>
          <w:numId w:val="79"/>
        </w:numPr>
      </w:pPr>
      <w:r w:rsidRPr="00003573">
        <w:t>"percent_change_24h": 0,</w:t>
      </w:r>
    </w:p>
    <w:p w14:paraId="1FA93FF3" w14:textId="77777777" w:rsidR="00003573" w:rsidRPr="00003573" w:rsidRDefault="00003573" w:rsidP="00003573">
      <w:pPr>
        <w:numPr>
          <w:ilvl w:val="4"/>
          <w:numId w:val="79"/>
        </w:numPr>
      </w:pPr>
      <w:r w:rsidRPr="00003573">
        <w:t>"percent_change_7d": 0,</w:t>
      </w:r>
    </w:p>
    <w:p w14:paraId="3B070F97" w14:textId="77777777" w:rsidR="00003573" w:rsidRPr="00003573" w:rsidRDefault="00003573" w:rsidP="00003573">
      <w:pPr>
        <w:numPr>
          <w:ilvl w:val="4"/>
          <w:numId w:val="79"/>
        </w:numPr>
      </w:pPr>
      <w:r w:rsidRPr="00003573">
        <w:t>"market_cap": 17024600,</w:t>
      </w:r>
    </w:p>
    <w:p w14:paraId="18EDE42E" w14:textId="77777777" w:rsidR="00003573" w:rsidRPr="00003573" w:rsidRDefault="00003573" w:rsidP="00003573">
      <w:pPr>
        <w:numPr>
          <w:ilvl w:val="4"/>
          <w:numId w:val="79"/>
        </w:numPr>
      </w:pPr>
      <w:r w:rsidRPr="00003573">
        <w:t>"last_updated": "2018-08-09T22:53:32.000Z"</w:t>
      </w:r>
    </w:p>
    <w:p w14:paraId="795787C2" w14:textId="77777777" w:rsidR="00003573" w:rsidRPr="00003573" w:rsidRDefault="00003573" w:rsidP="00003573">
      <w:r w:rsidRPr="00003573">
        <w:t>}</w:t>
      </w:r>
    </w:p>
    <w:p w14:paraId="2E000F85" w14:textId="77777777" w:rsidR="00003573" w:rsidRPr="00003573" w:rsidRDefault="00003573" w:rsidP="00003573">
      <w:pPr>
        <w:numPr>
          <w:ilvl w:val="2"/>
          <w:numId w:val="79"/>
        </w:numPr>
      </w:pPr>
      <w:r w:rsidRPr="00003573">
        <w:t>}</w:t>
      </w:r>
    </w:p>
    <w:p w14:paraId="53602679" w14:textId="77777777" w:rsidR="00003573" w:rsidRPr="00003573" w:rsidRDefault="00003573" w:rsidP="00003573">
      <w:pPr>
        <w:numPr>
          <w:ilvl w:val="1"/>
          <w:numId w:val="79"/>
        </w:numPr>
      </w:pPr>
      <w:r w:rsidRPr="00003573">
        <w:t>}</w:t>
      </w:r>
    </w:p>
    <w:p w14:paraId="2AB0E2E6" w14:textId="77777777" w:rsidR="00003573" w:rsidRPr="00003573" w:rsidRDefault="00003573" w:rsidP="00003573">
      <w:pPr>
        <w:numPr>
          <w:ilvl w:val="0"/>
          <w:numId w:val="79"/>
        </w:numPr>
      </w:pPr>
      <w:r w:rsidRPr="00003573">
        <w:t>],</w:t>
      </w:r>
    </w:p>
    <w:p w14:paraId="5EFD5D75" w14:textId="77777777" w:rsidR="00003573" w:rsidRPr="00003573" w:rsidRDefault="00003573" w:rsidP="00003573">
      <w:pPr>
        <w:numPr>
          <w:ilvl w:val="0"/>
          <w:numId w:val="79"/>
        </w:numPr>
      </w:pPr>
      <w:r w:rsidRPr="00003573">
        <w:t>"status": {</w:t>
      </w:r>
    </w:p>
    <w:p w14:paraId="38F72B6B" w14:textId="77777777" w:rsidR="00003573" w:rsidRPr="00003573" w:rsidRDefault="00003573" w:rsidP="00003573">
      <w:pPr>
        <w:numPr>
          <w:ilvl w:val="1"/>
          <w:numId w:val="79"/>
        </w:numPr>
      </w:pPr>
      <w:r w:rsidRPr="00003573">
        <w:t>"timestamp": "2019-04-02T22:44:24.200Z",</w:t>
      </w:r>
    </w:p>
    <w:p w14:paraId="7D498082" w14:textId="77777777" w:rsidR="00003573" w:rsidRPr="00003573" w:rsidRDefault="00003573" w:rsidP="00003573">
      <w:pPr>
        <w:numPr>
          <w:ilvl w:val="1"/>
          <w:numId w:val="79"/>
        </w:numPr>
      </w:pPr>
      <w:r w:rsidRPr="00003573">
        <w:t>"error_code": 0,</w:t>
      </w:r>
    </w:p>
    <w:p w14:paraId="07D3F6DD" w14:textId="77777777" w:rsidR="00003573" w:rsidRPr="00003573" w:rsidRDefault="00003573" w:rsidP="00003573">
      <w:pPr>
        <w:numPr>
          <w:ilvl w:val="1"/>
          <w:numId w:val="79"/>
        </w:numPr>
      </w:pPr>
      <w:r w:rsidRPr="00003573">
        <w:t>"error_message": "",</w:t>
      </w:r>
    </w:p>
    <w:p w14:paraId="69B224AB" w14:textId="77777777" w:rsidR="00003573" w:rsidRPr="00003573" w:rsidRDefault="00003573" w:rsidP="00003573">
      <w:pPr>
        <w:numPr>
          <w:ilvl w:val="1"/>
          <w:numId w:val="79"/>
        </w:numPr>
      </w:pPr>
      <w:r w:rsidRPr="00003573">
        <w:t>"elapsed": 10,</w:t>
      </w:r>
    </w:p>
    <w:p w14:paraId="7235B0A6" w14:textId="77777777" w:rsidR="00003573" w:rsidRPr="00003573" w:rsidRDefault="00003573" w:rsidP="00003573">
      <w:pPr>
        <w:numPr>
          <w:ilvl w:val="1"/>
          <w:numId w:val="79"/>
        </w:numPr>
      </w:pPr>
      <w:r w:rsidRPr="00003573">
        <w:t>"credit_count": 1</w:t>
      </w:r>
    </w:p>
    <w:p w14:paraId="10C6CC2A" w14:textId="77777777" w:rsidR="00003573" w:rsidRPr="00003573" w:rsidRDefault="00003573" w:rsidP="00003573">
      <w:r w:rsidRPr="00003573">
        <w:t>}</w:t>
      </w:r>
    </w:p>
    <w:p w14:paraId="3593247A" w14:textId="77777777" w:rsidR="00003573" w:rsidRPr="00003573" w:rsidRDefault="00003573" w:rsidP="00003573">
      <w:r w:rsidRPr="00003573">
        <w:t>}</w:t>
      </w:r>
    </w:p>
    <w:p w14:paraId="68EB1F27" w14:textId="77777777" w:rsidR="00003573" w:rsidRPr="00003573" w:rsidRDefault="00003573" w:rsidP="00003573">
      <w:r w:rsidRPr="00003573">
        <w:t>Listings Latest</w:t>
      </w:r>
    </w:p>
    <w:p w14:paraId="1F171C46" w14:textId="77777777" w:rsidR="00003573" w:rsidRPr="00003573" w:rsidRDefault="00003573" w:rsidP="00003573">
      <w:r w:rsidRPr="00003573">
        <w:t>Returns a paginated list of all active cryptocurrencies with latest market data. The default "market_cap" sort returns cryptocurrency in order of CoinMarketCap's market cap rank (as outlined in </w:t>
      </w:r>
      <w:hyperlink r:id="rId251" w:tgtFrame="_blank" w:history="1">
        <w:r w:rsidRPr="00003573">
          <w:rPr>
            <w:rStyle w:val="Hyperlink"/>
          </w:rPr>
          <w:t>our methodology</w:t>
        </w:r>
      </w:hyperlink>
      <w:r w:rsidRPr="00003573">
        <w:t>) but you may configure this call to order by another market ranking field. Use the "convert" option to return market values in multiple fiat and cryptocurrency conversions in the same call.</w:t>
      </w:r>
    </w:p>
    <w:p w14:paraId="54A45BA1" w14:textId="77777777" w:rsidR="00003573" w:rsidRPr="00003573" w:rsidRDefault="00003573" w:rsidP="00003573">
      <w:r w:rsidRPr="00003573">
        <w:t>You may sort against any of the following:</w:t>
      </w:r>
      <w:r w:rsidRPr="00003573">
        <w:br/>
      </w:r>
      <w:r w:rsidRPr="00003573">
        <w:rPr>
          <w:b/>
          <w:bCs/>
        </w:rPr>
        <w:t>market_cap</w:t>
      </w:r>
      <w:r w:rsidRPr="00003573">
        <w:t>: CoinMarketCap's market cap rank as outlined in </w:t>
      </w:r>
      <w:hyperlink r:id="rId252" w:tgtFrame="_blank" w:history="1">
        <w:r w:rsidRPr="00003573">
          <w:rPr>
            <w:rStyle w:val="Hyperlink"/>
          </w:rPr>
          <w:t>our methodology</w:t>
        </w:r>
      </w:hyperlink>
      <w:r w:rsidRPr="00003573">
        <w:t>.</w:t>
      </w:r>
      <w:r w:rsidRPr="00003573">
        <w:br/>
      </w:r>
      <w:r w:rsidRPr="00003573">
        <w:rPr>
          <w:b/>
          <w:bCs/>
        </w:rPr>
        <w:t>market_cap_strict</w:t>
      </w:r>
      <w:r w:rsidRPr="00003573">
        <w:t>: A strict market cap sort (latest trade price x circulating supply).</w:t>
      </w:r>
      <w:r w:rsidRPr="00003573">
        <w:br/>
      </w:r>
      <w:r w:rsidRPr="00003573">
        <w:rPr>
          <w:b/>
          <w:bCs/>
        </w:rPr>
        <w:t>name</w:t>
      </w:r>
      <w:r w:rsidRPr="00003573">
        <w:t>: The cryptocurrency name.</w:t>
      </w:r>
      <w:r w:rsidRPr="00003573">
        <w:br/>
      </w:r>
      <w:r w:rsidRPr="00003573">
        <w:rPr>
          <w:b/>
          <w:bCs/>
        </w:rPr>
        <w:t>symbol</w:t>
      </w:r>
      <w:r w:rsidRPr="00003573">
        <w:t>: The cryptocurrency symbol.</w:t>
      </w:r>
      <w:r w:rsidRPr="00003573">
        <w:br/>
      </w:r>
      <w:r w:rsidRPr="00003573">
        <w:rPr>
          <w:b/>
          <w:bCs/>
        </w:rPr>
        <w:t>date_added</w:t>
      </w:r>
      <w:r w:rsidRPr="00003573">
        <w:t>: Date cryptocurrency was added to the system.</w:t>
      </w:r>
      <w:r w:rsidRPr="00003573">
        <w:br/>
      </w:r>
      <w:r w:rsidRPr="00003573">
        <w:rPr>
          <w:b/>
          <w:bCs/>
        </w:rPr>
        <w:t>price</w:t>
      </w:r>
      <w:r w:rsidRPr="00003573">
        <w:t>: latest average trade price across markets.</w:t>
      </w:r>
      <w:r w:rsidRPr="00003573">
        <w:br/>
      </w:r>
      <w:r w:rsidRPr="00003573">
        <w:rPr>
          <w:b/>
          <w:bCs/>
        </w:rPr>
        <w:t>circulating_supply</w:t>
      </w:r>
      <w:r w:rsidRPr="00003573">
        <w:t>: approximate number of coins currently in circulation.</w:t>
      </w:r>
      <w:r w:rsidRPr="00003573">
        <w:br/>
      </w:r>
      <w:r w:rsidRPr="00003573">
        <w:rPr>
          <w:b/>
          <w:bCs/>
        </w:rPr>
        <w:t>total_supply</w:t>
      </w:r>
      <w:r w:rsidRPr="00003573">
        <w:t>: approximate total amount of coins in existence right now (minus any coins that have been verifiably burned).</w:t>
      </w:r>
      <w:r w:rsidRPr="00003573">
        <w:br/>
      </w:r>
      <w:r w:rsidRPr="00003573">
        <w:rPr>
          <w:b/>
          <w:bCs/>
        </w:rPr>
        <w:t>max_supply</w:t>
      </w:r>
      <w:r w:rsidRPr="00003573">
        <w:t>: our best approximation of the maximum amount of coins that will ever exist in the lifetime of the currency.</w:t>
      </w:r>
      <w:r w:rsidRPr="00003573">
        <w:br/>
      </w:r>
      <w:r w:rsidRPr="00003573">
        <w:rPr>
          <w:b/>
          <w:bCs/>
        </w:rPr>
        <w:t>num_market_pairs</w:t>
      </w:r>
      <w:r w:rsidRPr="00003573">
        <w:t>: number of market pairs across all exchanges trading each currency.</w:t>
      </w:r>
      <w:r w:rsidRPr="00003573">
        <w:br/>
      </w:r>
      <w:r w:rsidRPr="00003573">
        <w:rPr>
          <w:b/>
          <w:bCs/>
        </w:rPr>
        <w:t>market_cap_by_total_supply_strict</w:t>
      </w:r>
      <w:r w:rsidRPr="00003573">
        <w:t>: market cap by total supply.</w:t>
      </w:r>
      <w:r w:rsidRPr="00003573">
        <w:br/>
      </w:r>
      <w:r w:rsidRPr="00003573">
        <w:rPr>
          <w:b/>
          <w:bCs/>
        </w:rPr>
        <w:t>volume_24h</w:t>
      </w:r>
      <w:r w:rsidRPr="00003573">
        <w:t>: rolling 24 hour adjusted trading volume.</w:t>
      </w:r>
      <w:r w:rsidRPr="00003573">
        <w:br/>
      </w:r>
      <w:r w:rsidRPr="00003573">
        <w:rPr>
          <w:b/>
          <w:bCs/>
        </w:rPr>
        <w:t>volume_7d</w:t>
      </w:r>
      <w:r w:rsidRPr="00003573">
        <w:t>: rolling 24 hour adjusted trading volume.</w:t>
      </w:r>
      <w:r w:rsidRPr="00003573">
        <w:br/>
      </w:r>
      <w:r w:rsidRPr="00003573">
        <w:rPr>
          <w:b/>
          <w:bCs/>
        </w:rPr>
        <w:t>volume_30d</w:t>
      </w:r>
      <w:r w:rsidRPr="00003573">
        <w:t>: rolling 24 hour adjusted trading volume.</w:t>
      </w:r>
      <w:r w:rsidRPr="00003573">
        <w:br/>
      </w:r>
      <w:r w:rsidRPr="00003573">
        <w:rPr>
          <w:b/>
          <w:bCs/>
        </w:rPr>
        <w:t>percent_change_1h</w:t>
      </w:r>
      <w:r w:rsidRPr="00003573">
        <w:t>: 1 hour trading price percentage change for each currency.</w:t>
      </w:r>
      <w:r w:rsidRPr="00003573">
        <w:br/>
      </w:r>
      <w:r w:rsidRPr="00003573">
        <w:rPr>
          <w:b/>
          <w:bCs/>
        </w:rPr>
        <w:t>percent_change_24h</w:t>
      </w:r>
      <w:r w:rsidRPr="00003573">
        <w:t>: 24 hour trading price percentage change for each currency.</w:t>
      </w:r>
      <w:r w:rsidRPr="00003573">
        <w:br/>
      </w:r>
      <w:r w:rsidRPr="00003573">
        <w:rPr>
          <w:b/>
          <w:bCs/>
        </w:rPr>
        <w:t>percent_change_7d</w:t>
      </w:r>
      <w:r w:rsidRPr="00003573">
        <w:t>: 7 day trading price percentage change for each currency.</w:t>
      </w:r>
    </w:p>
    <w:p w14:paraId="405C2427" w14:textId="77777777" w:rsidR="00003573" w:rsidRPr="00003573" w:rsidRDefault="00003573" w:rsidP="00003573">
      <w:r w:rsidRPr="00003573">
        <w:rPr>
          <w:b/>
          <w:bCs/>
        </w:rPr>
        <w:t>This endpoint is available on the following </w:t>
      </w:r>
      <w:hyperlink r:id="rId253" w:tgtFrame="_blank" w:history="1">
        <w:r w:rsidRPr="00003573">
          <w:rPr>
            <w:rStyle w:val="Hyperlink"/>
            <w:b/>
            <w:bCs/>
          </w:rPr>
          <w:t>API plans</w:t>
        </w:r>
      </w:hyperlink>
      <w:r w:rsidRPr="00003573">
        <w:rPr>
          <w:b/>
          <w:bCs/>
        </w:rPr>
        <w:t>:</w:t>
      </w:r>
    </w:p>
    <w:p w14:paraId="29E3BEE4" w14:textId="77777777" w:rsidR="00003573" w:rsidRPr="00003573" w:rsidRDefault="00003573" w:rsidP="00003573">
      <w:pPr>
        <w:numPr>
          <w:ilvl w:val="0"/>
          <w:numId w:val="80"/>
        </w:numPr>
      </w:pPr>
      <w:r w:rsidRPr="00003573">
        <w:t>Basic</w:t>
      </w:r>
    </w:p>
    <w:p w14:paraId="211EF8B0" w14:textId="77777777" w:rsidR="00003573" w:rsidRPr="00003573" w:rsidRDefault="00003573" w:rsidP="00003573">
      <w:pPr>
        <w:numPr>
          <w:ilvl w:val="0"/>
          <w:numId w:val="80"/>
        </w:numPr>
      </w:pPr>
      <w:r w:rsidRPr="00003573">
        <w:t>Hobbyist</w:t>
      </w:r>
    </w:p>
    <w:p w14:paraId="3C3732D5" w14:textId="77777777" w:rsidR="00003573" w:rsidRPr="00003573" w:rsidRDefault="00003573" w:rsidP="00003573">
      <w:pPr>
        <w:numPr>
          <w:ilvl w:val="0"/>
          <w:numId w:val="80"/>
        </w:numPr>
      </w:pPr>
      <w:r w:rsidRPr="00003573">
        <w:t>Startup</w:t>
      </w:r>
    </w:p>
    <w:p w14:paraId="2CA5E661" w14:textId="77777777" w:rsidR="00003573" w:rsidRPr="00003573" w:rsidRDefault="00003573" w:rsidP="00003573">
      <w:pPr>
        <w:numPr>
          <w:ilvl w:val="0"/>
          <w:numId w:val="80"/>
        </w:numPr>
      </w:pPr>
      <w:r w:rsidRPr="00003573">
        <w:t>Standard</w:t>
      </w:r>
    </w:p>
    <w:p w14:paraId="7383D846" w14:textId="77777777" w:rsidR="00003573" w:rsidRPr="00003573" w:rsidRDefault="00003573" w:rsidP="00003573">
      <w:pPr>
        <w:numPr>
          <w:ilvl w:val="0"/>
          <w:numId w:val="80"/>
        </w:numPr>
      </w:pPr>
      <w:r w:rsidRPr="00003573">
        <w:t>Professional</w:t>
      </w:r>
    </w:p>
    <w:p w14:paraId="240CE8BF" w14:textId="77777777" w:rsidR="00003573" w:rsidRPr="00003573" w:rsidRDefault="00003573" w:rsidP="00003573">
      <w:pPr>
        <w:numPr>
          <w:ilvl w:val="0"/>
          <w:numId w:val="80"/>
        </w:numPr>
      </w:pPr>
      <w:r w:rsidRPr="00003573">
        <w:t>Enterprise</w:t>
      </w:r>
    </w:p>
    <w:p w14:paraId="1E49AFD8" w14:textId="77777777" w:rsidR="00003573" w:rsidRPr="00003573" w:rsidRDefault="00003573" w:rsidP="00003573">
      <w:r w:rsidRPr="00003573">
        <w:rPr>
          <w:b/>
          <w:bCs/>
        </w:rPr>
        <w:t>Cache / Update frequency:</w:t>
      </w:r>
      <w:r w:rsidRPr="00003573">
        <w:t> Every 60 seconds.</w:t>
      </w:r>
      <w:r w:rsidRPr="00003573">
        <w:br/>
      </w:r>
      <w:r w:rsidRPr="00003573">
        <w:rPr>
          <w:b/>
          <w:bCs/>
        </w:rPr>
        <w:t>Plan credit use:</w:t>
      </w:r>
      <w:r w:rsidRPr="00003573">
        <w:t> 1 call credit per 200 cryptocurrencies returned (rounded up) and 1 call credit per convert option beyond the first. </w:t>
      </w:r>
      <w:r w:rsidRPr="00003573">
        <w:rPr>
          <w:b/>
          <w:bCs/>
        </w:rPr>
        <w:t>CMC equivalent pages:</w:t>
      </w:r>
      <w:r w:rsidRPr="00003573">
        <w:t> Our latest cryptocurrency listing and ranking pages like </w:t>
      </w:r>
      <w:hyperlink r:id="rId254" w:history="1">
        <w:r w:rsidRPr="00003573">
          <w:rPr>
            <w:rStyle w:val="Hyperlink"/>
          </w:rPr>
          <w:t>coinmarketcap.com/all/views/all/</w:t>
        </w:r>
      </w:hyperlink>
      <w:r w:rsidRPr="00003573">
        <w:t>, </w:t>
      </w:r>
      <w:hyperlink r:id="rId255" w:history="1">
        <w:r w:rsidRPr="00003573">
          <w:rPr>
            <w:rStyle w:val="Hyperlink"/>
          </w:rPr>
          <w:t>coinmarketcap.com/tokens/</w:t>
        </w:r>
      </w:hyperlink>
      <w:r w:rsidRPr="00003573">
        <w:t>, </w:t>
      </w:r>
      <w:hyperlink r:id="rId256" w:history="1">
        <w:r w:rsidRPr="00003573">
          <w:rPr>
            <w:rStyle w:val="Hyperlink"/>
          </w:rPr>
          <w:t>coinmarketcap.com/gainers-losers/</w:t>
        </w:r>
      </w:hyperlink>
      <w:r w:rsidRPr="00003573">
        <w:t>, </w:t>
      </w:r>
      <w:hyperlink r:id="rId257" w:history="1">
        <w:r w:rsidRPr="00003573">
          <w:rPr>
            <w:rStyle w:val="Hyperlink"/>
          </w:rPr>
          <w:t>coinmarketcap.com/new/</w:t>
        </w:r>
      </w:hyperlink>
      <w:r w:rsidRPr="00003573">
        <w:t>.</w:t>
      </w:r>
    </w:p>
    <w:p w14:paraId="0BEBBDC0" w14:textId="77777777" w:rsidR="00003573" w:rsidRPr="00003573" w:rsidRDefault="00003573" w:rsidP="00003573">
      <w:r w:rsidRPr="00003573">
        <w:rPr>
          <w:b/>
          <w:bCs/>
          <w:i/>
          <w:iCs/>
        </w:rPr>
        <w:t>NOTE:</w:t>
      </w:r>
      <w:r w:rsidRPr="00003573">
        <w:rPr>
          <w:i/>
          <w:iCs/>
        </w:rPr>
        <w:t> Use this endpoint if you need a sorted and paginated list of all cryptocurrencies. If you want to query for market data on a few specific cryptocurrencies use </w:t>
      </w:r>
      <w:hyperlink r:id="rId258" w:anchor="operation/getV1CryptocurrencyQuotesLatest" w:history="1">
        <w:r w:rsidRPr="00003573">
          <w:rPr>
            <w:rStyle w:val="Hyperlink"/>
            <w:i/>
            <w:iCs/>
          </w:rPr>
          <w:t>/v1/cryptocurrency/quotes/latest</w:t>
        </w:r>
      </w:hyperlink>
      <w:r w:rsidRPr="00003573">
        <w:rPr>
          <w:i/>
          <w:iCs/>
        </w:rPr>
        <w:t> which is optimized for that purpose. The response data between these endpoints is otherwise the same.</w:t>
      </w:r>
    </w:p>
    <w:p w14:paraId="6DDB1EC7" w14:textId="77777777" w:rsidR="00003573" w:rsidRPr="00003573" w:rsidRDefault="00003573" w:rsidP="00003573">
      <w:pPr>
        <w:rPr>
          <w:b/>
          <w:bCs/>
        </w:rPr>
      </w:pPr>
      <w:r w:rsidRPr="00003573">
        <w:rPr>
          <w:b/>
          <w:bCs/>
        </w:rPr>
        <w:t>Parameters</w:t>
      </w:r>
    </w:p>
    <w:p w14:paraId="0A38A2B2" w14:textId="77777777" w:rsidR="00003573" w:rsidRPr="00003573" w:rsidRDefault="00003573" w:rsidP="00003573">
      <w:r w:rsidRPr="00003573">
        <w:t>query Parameters ?</w:t>
      </w:r>
    </w:p>
    <w:p w14:paraId="39C63771" w14:textId="77777777" w:rsidR="00003573" w:rsidRPr="00003573" w:rsidRDefault="00003573" w:rsidP="00003573">
      <w:r w:rsidRPr="00003573">
        <w:t> start</w:t>
      </w:r>
    </w:p>
    <w:p w14:paraId="0449CD69" w14:textId="77777777" w:rsidR="00003573" w:rsidRPr="00003573" w:rsidRDefault="00003573" w:rsidP="00003573">
      <w:r w:rsidRPr="00003573">
        <w:t>integer &gt;= 1</w:t>
      </w:r>
    </w:p>
    <w:p w14:paraId="1E59E314" w14:textId="77777777" w:rsidR="00003573" w:rsidRPr="00003573" w:rsidRDefault="00003573" w:rsidP="00003573">
      <w:r w:rsidRPr="00003573">
        <w:t>1</w:t>
      </w:r>
    </w:p>
    <w:p w14:paraId="79693700" w14:textId="77777777" w:rsidR="00003573" w:rsidRPr="00003573" w:rsidRDefault="00003573" w:rsidP="00003573">
      <w:r w:rsidRPr="00003573">
        <w:t>Optionally offset the start (1-based index) of the paginated list of items to return.</w:t>
      </w:r>
    </w:p>
    <w:p w14:paraId="546FF8CE" w14:textId="77777777" w:rsidR="00003573" w:rsidRPr="00003573" w:rsidRDefault="00003573" w:rsidP="00003573">
      <w:r w:rsidRPr="00003573">
        <w:t> limit</w:t>
      </w:r>
    </w:p>
    <w:p w14:paraId="66A8CFC6" w14:textId="77777777" w:rsidR="00003573" w:rsidRPr="00003573" w:rsidRDefault="00003573" w:rsidP="00003573">
      <w:r w:rsidRPr="00003573">
        <w:t>integer [ 1 .. 5000 ]</w:t>
      </w:r>
    </w:p>
    <w:p w14:paraId="7537D012" w14:textId="77777777" w:rsidR="00003573" w:rsidRPr="00003573" w:rsidRDefault="00003573" w:rsidP="00003573">
      <w:r w:rsidRPr="00003573">
        <w:t>100</w:t>
      </w:r>
    </w:p>
    <w:p w14:paraId="79362704" w14:textId="77777777" w:rsidR="00003573" w:rsidRPr="00003573" w:rsidRDefault="00003573" w:rsidP="00003573">
      <w:r w:rsidRPr="00003573">
        <w:t>Optionally specify the number of results to return. Use this parameter and the "start" parameter to determine your own pagination size.</w:t>
      </w:r>
    </w:p>
    <w:p w14:paraId="2D83B49F" w14:textId="77777777" w:rsidR="00003573" w:rsidRPr="00003573" w:rsidRDefault="00003573" w:rsidP="00003573">
      <w:r w:rsidRPr="00003573">
        <w:t> price_min</w:t>
      </w:r>
    </w:p>
    <w:p w14:paraId="30B50E74" w14:textId="77777777" w:rsidR="00003573" w:rsidRPr="00003573" w:rsidRDefault="00003573" w:rsidP="00003573">
      <w:r w:rsidRPr="00003573">
        <w:t>number [ 0 .. 100000000000000000 ]</w:t>
      </w:r>
    </w:p>
    <w:p w14:paraId="2CF8580D" w14:textId="77777777" w:rsidR="00003573" w:rsidRPr="00003573" w:rsidRDefault="00003573" w:rsidP="00003573">
      <w:r w:rsidRPr="00003573">
        <w:t>Optionally specify a threshold of minimum USD price to filter results by.</w:t>
      </w:r>
    </w:p>
    <w:p w14:paraId="4E56B161" w14:textId="77777777" w:rsidR="00003573" w:rsidRPr="00003573" w:rsidRDefault="00003573" w:rsidP="00003573">
      <w:r w:rsidRPr="00003573">
        <w:t> price_max</w:t>
      </w:r>
    </w:p>
    <w:p w14:paraId="6EDFBB17" w14:textId="77777777" w:rsidR="00003573" w:rsidRPr="00003573" w:rsidRDefault="00003573" w:rsidP="00003573">
      <w:r w:rsidRPr="00003573">
        <w:t>number [ 0 .. 100000000000000000 ]</w:t>
      </w:r>
    </w:p>
    <w:p w14:paraId="18194DEE" w14:textId="77777777" w:rsidR="00003573" w:rsidRPr="00003573" w:rsidRDefault="00003573" w:rsidP="00003573">
      <w:r w:rsidRPr="00003573">
        <w:t>Optionally specify a threshold of maximum USD price to filter results by.</w:t>
      </w:r>
    </w:p>
    <w:p w14:paraId="1DCF5E95" w14:textId="77777777" w:rsidR="00003573" w:rsidRPr="00003573" w:rsidRDefault="00003573" w:rsidP="00003573">
      <w:r w:rsidRPr="00003573">
        <w:t> market_cap_min</w:t>
      </w:r>
    </w:p>
    <w:p w14:paraId="376C39AB" w14:textId="77777777" w:rsidR="00003573" w:rsidRPr="00003573" w:rsidRDefault="00003573" w:rsidP="00003573">
      <w:r w:rsidRPr="00003573">
        <w:t>number [ 0 .. 100000000000000000 ]</w:t>
      </w:r>
    </w:p>
    <w:p w14:paraId="4DED3029" w14:textId="77777777" w:rsidR="00003573" w:rsidRPr="00003573" w:rsidRDefault="00003573" w:rsidP="00003573">
      <w:r w:rsidRPr="00003573">
        <w:t>Optionally specify a threshold of minimum market cap to filter results by.</w:t>
      </w:r>
    </w:p>
    <w:p w14:paraId="1F5D62F9" w14:textId="77777777" w:rsidR="00003573" w:rsidRPr="00003573" w:rsidRDefault="00003573" w:rsidP="00003573">
      <w:r w:rsidRPr="00003573">
        <w:t> market_cap_max</w:t>
      </w:r>
    </w:p>
    <w:p w14:paraId="5CAAA845" w14:textId="77777777" w:rsidR="00003573" w:rsidRPr="00003573" w:rsidRDefault="00003573" w:rsidP="00003573">
      <w:r w:rsidRPr="00003573">
        <w:t>number [ 0 .. 100000000000000000 ]</w:t>
      </w:r>
    </w:p>
    <w:p w14:paraId="1A0659A7" w14:textId="77777777" w:rsidR="00003573" w:rsidRPr="00003573" w:rsidRDefault="00003573" w:rsidP="00003573">
      <w:r w:rsidRPr="00003573">
        <w:t>Optionally specify a threshold of maximum market cap to filter results by.</w:t>
      </w:r>
    </w:p>
    <w:p w14:paraId="00AA1571" w14:textId="77777777" w:rsidR="00003573" w:rsidRPr="00003573" w:rsidRDefault="00003573" w:rsidP="00003573">
      <w:r w:rsidRPr="00003573">
        <w:t> volume_24h_min</w:t>
      </w:r>
    </w:p>
    <w:p w14:paraId="18054541" w14:textId="77777777" w:rsidR="00003573" w:rsidRPr="00003573" w:rsidRDefault="00003573" w:rsidP="00003573">
      <w:r w:rsidRPr="00003573">
        <w:t>number [ 0 .. 100000000000000000 ]</w:t>
      </w:r>
    </w:p>
    <w:p w14:paraId="1D3E80BE" w14:textId="77777777" w:rsidR="00003573" w:rsidRPr="00003573" w:rsidRDefault="00003573" w:rsidP="00003573">
      <w:r w:rsidRPr="00003573">
        <w:t>Optionally specify a threshold of minimum 24 hour USD volume to filter results by.</w:t>
      </w:r>
    </w:p>
    <w:p w14:paraId="01DDCBDC" w14:textId="77777777" w:rsidR="00003573" w:rsidRPr="00003573" w:rsidRDefault="00003573" w:rsidP="00003573">
      <w:r w:rsidRPr="00003573">
        <w:t> volume_24h_max</w:t>
      </w:r>
    </w:p>
    <w:p w14:paraId="34E2760D" w14:textId="77777777" w:rsidR="00003573" w:rsidRPr="00003573" w:rsidRDefault="00003573" w:rsidP="00003573">
      <w:r w:rsidRPr="00003573">
        <w:t>number [ 0 .. 100000000000000000 ]</w:t>
      </w:r>
    </w:p>
    <w:p w14:paraId="6ED7989E" w14:textId="77777777" w:rsidR="00003573" w:rsidRPr="00003573" w:rsidRDefault="00003573" w:rsidP="00003573">
      <w:r w:rsidRPr="00003573">
        <w:t>Optionally specify a threshold of maximum 24 hour USD volume to filter results by.</w:t>
      </w:r>
    </w:p>
    <w:p w14:paraId="6006CDF6" w14:textId="77777777" w:rsidR="00003573" w:rsidRPr="00003573" w:rsidRDefault="00003573" w:rsidP="00003573">
      <w:r w:rsidRPr="00003573">
        <w:t> circulating_supply_min</w:t>
      </w:r>
    </w:p>
    <w:p w14:paraId="00182F76" w14:textId="77777777" w:rsidR="00003573" w:rsidRPr="00003573" w:rsidRDefault="00003573" w:rsidP="00003573">
      <w:r w:rsidRPr="00003573">
        <w:t>number [ 0 .. 100000000000000000 ]</w:t>
      </w:r>
    </w:p>
    <w:p w14:paraId="3AE17438" w14:textId="77777777" w:rsidR="00003573" w:rsidRPr="00003573" w:rsidRDefault="00003573" w:rsidP="00003573">
      <w:r w:rsidRPr="00003573">
        <w:t>Optionally specify a threshold of minimum circulating supply to filter results by.</w:t>
      </w:r>
    </w:p>
    <w:p w14:paraId="76346494" w14:textId="77777777" w:rsidR="00003573" w:rsidRPr="00003573" w:rsidRDefault="00003573" w:rsidP="00003573">
      <w:r w:rsidRPr="00003573">
        <w:t> circulating_supply_max</w:t>
      </w:r>
    </w:p>
    <w:p w14:paraId="5303803E" w14:textId="77777777" w:rsidR="00003573" w:rsidRPr="00003573" w:rsidRDefault="00003573" w:rsidP="00003573">
      <w:r w:rsidRPr="00003573">
        <w:t>number [ 0 .. 100000000000000000 ]</w:t>
      </w:r>
    </w:p>
    <w:p w14:paraId="485BBBBD" w14:textId="77777777" w:rsidR="00003573" w:rsidRPr="00003573" w:rsidRDefault="00003573" w:rsidP="00003573">
      <w:r w:rsidRPr="00003573">
        <w:t>Optionally specify a threshold of maximum circulating supply to filter results by.</w:t>
      </w:r>
    </w:p>
    <w:p w14:paraId="023E2D1D" w14:textId="77777777" w:rsidR="00003573" w:rsidRPr="00003573" w:rsidRDefault="00003573" w:rsidP="00003573">
      <w:r w:rsidRPr="00003573">
        <w:t> percent_change_24h_min</w:t>
      </w:r>
    </w:p>
    <w:p w14:paraId="265550C8" w14:textId="77777777" w:rsidR="00003573" w:rsidRPr="00003573" w:rsidRDefault="00003573" w:rsidP="00003573">
      <w:r w:rsidRPr="00003573">
        <w:t>number &gt;= -100</w:t>
      </w:r>
    </w:p>
    <w:p w14:paraId="3208D8AF" w14:textId="77777777" w:rsidR="00003573" w:rsidRPr="00003573" w:rsidRDefault="00003573" w:rsidP="00003573">
      <w:r w:rsidRPr="00003573">
        <w:t>Optionally specify a threshold of minimum 24 hour percent change to filter results by.</w:t>
      </w:r>
    </w:p>
    <w:p w14:paraId="186D7BC2" w14:textId="77777777" w:rsidR="00003573" w:rsidRPr="00003573" w:rsidRDefault="00003573" w:rsidP="00003573">
      <w:r w:rsidRPr="00003573">
        <w:t> percent_change_24h_max</w:t>
      </w:r>
    </w:p>
    <w:p w14:paraId="3B316E36" w14:textId="77777777" w:rsidR="00003573" w:rsidRPr="00003573" w:rsidRDefault="00003573" w:rsidP="00003573">
      <w:r w:rsidRPr="00003573">
        <w:t>number &gt;= -100</w:t>
      </w:r>
    </w:p>
    <w:p w14:paraId="725DD1F3" w14:textId="77777777" w:rsidR="00003573" w:rsidRPr="00003573" w:rsidRDefault="00003573" w:rsidP="00003573">
      <w:r w:rsidRPr="00003573">
        <w:t>Optionally specify a threshold of maximum 24 hour percent change to filter results by.</w:t>
      </w:r>
    </w:p>
    <w:p w14:paraId="144C4A4C" w14:textId="77777777" w:rsidR="00003573" w:rsidRPr="00003573" w:rsidRDefault="00003573" w:rsidP="00003573">
      <w:r w:rsidRPr="00003573">
        <w:t> self_reported_circulating_supply_min</w:t>
      </w:r>
    </w:p>
    <w:p w14:paraId="4DCAF231" w14:textId="77777777" w:rsidR="00003573" w:rsidRPr="00003573" w:rsidRDefault="00003573" w:rsidP="00003573">
      <w:r w:rsidRPr="00003573">
        <w:t>number [ 0 .. 100000000000000000 ]</w:t>
      </w:r>
    </w:p>
    <w:p w14:paraId="7DBA1E8F" w14:textId="77777777" w:rsidR="00003573" w:rsidRPr="00003573" w:rsidRDefault="00003573" w:rsidP="00003573">
      <w:r w:rsidRPr="00003573">
        <w:t>Optionally specify a threshold of minimum self reported circulating supply to filter results by.</w:t>
      </w:r>
    </w:p>
    <w:p w14:paraId="68334F34" w14:textId="77777777" w:rsidR="00003573" w:rsidRPr="00003573" w:rsidRDefault="00003573" w:rsidP="00003573">
      <w:r w:rsidRPr="00003573">
        <w:t> self_reported_circulating_supply_max</w:t>
      </w:r>
    </w:p>
    <w:p w14:paraId="13727674" w14:textId="77777777" w:rsidR="00003573" w:rsidRPr="00003573" w:rsidRDefault="00003573" w:rsidP="00003573">
      <w:r w:rsidRPr="00003573">
        <w:t>number [ 0 .. 100000000000000000 ]</w:t>
      </w:r>
    </w:p>
    <w:p w14:paraId="2936FD95" w14:textId="77777777" w:rsidR="00003573" w:rsidRPr="00003573" w:rsidRDefault="00003573" w:rsidP="00003573">
      <w:r w:rsidRPr="00003573">
        <w:t>Optionally specify a threshold of maximum self reported circulating supply to filter results by.</w:t>
      </w:r>
    </w:p>
    <w:p w14:paraId="3DAB14DF" w14:textId="77777777" w:rsidR="00003573" w:rsidRPr="00003573" w:rsidRDefault="00003573" w:rsidP="00003573">
      <w:r w:rsidRPr="00003573">
        <w:t> self_reported_market_cap_min</w:t>
      </w:r>
    </w:p>
    <w:p w14:paraId="674C7D62" w14:textId="77777777" w:rsidR="00003573" w:rsidRPr="00003573" w:rsidRDefault="00003573" w:rsidP="00003573">
      <w:r w:rsidRPr="00003573">
        <w:t>number [ 0 .. 100000000000000000 ]</w:t>
      </w:r>
    </w:p>
    <w:p w14:paraId="7C7318A7" w14:textId="77777777" w:rsidR="00003573" w:rsidRPr="00003573" w:rsidRDefault="00003573" w:rsidP="00003573">
      <w:r w:rsidRPr="00003573">
        <w:t>Optionally specify a threshold of minimum self reported market cap to filter results by.</w:t>
      </w:r>
    </w:p>
    <w:p w14:paraId="6685A8C4" w14:textId="77777777" w:rsidR="00003573" w:rsidRPr="00003573" w:rsidRDefault="00003573" w:rsidP="00003573">
      <w:r w:rsidRPr="00003573">
        <w:t> self_reported_market_cap_max</w:t>
      </w:r>
    </w:p>
    <w:p w14:paraId="30A848D6" w14:textId="77777777" w:rsidR="00003573" w:rsidRPr="00003573" w:rsidRDefault="00003573" w:rsidP="00003573">
      <w:r w:rsidRPr="00003573">
        <w:t>number [ 0 .. 100000000000000000 ]</w:t>
      </w:r>
    </w:p>
    <w:p w14:paraId="42FF0738" w14:textId="77777777" w:rsidR="00003573" w:rsidRPr="00003573" w:rsidRDefault="00003573" w:rsidP="00003573">
      <w:r w:rsidRPr="00003573">
        <w:t>Optionally specify a threshold of maximum self reported market cap to filter results by.</w:t>
      </w:r>
    </w:p>
    <w:p w14:paraId="4CC4C224" w14:textId="77777777" w:rsidR="00003573" w:rsidRPr="00003573" w:rsidRDefault="00003573" w:rsidP="00003573">
      <w:r w:rsidRPr="00003573">
        <w:t> unlocked_market_cap_min</w:t>
      </w:r>
    </w:p>
    <w:p w14:paraId="3358ADE7" w14:textId="77777777" w:rsidR="00003573" w:rsidRPr="00003573" w:rsidRDefault="00003573" w:rsidP="00003573">
      <w:r w:rsidRPr="00003573">
        <w:t>number [ 0 .. 100000000000000000 ]</w:t>
      </w:r>
    </w:p>
    <w:p w14:paraId="6C14540D" w14:textId="77777777" w:rsidR="00003573" w:rsidRPr="00003573" w:rsidRDefault="00003573" w:rsidP="00003573">
      <w:r w:rsidRPr="00003573">
        <w:t>Optionally specify a threshold of minimum unlocked market cap to filter results by.</w:t>
      </w:r>
    </w:p>
    <w:p w14:paraId="62E96E75" w14:textId="77777777" w:rsidR="00003573" w:rsidRPr="00003573" w:rsidRDefault="00003573" w:rsidP="00003573">
      <w:r w:rsidRPr="00003573">
        <w:t> unlocked_market_cap_max</w:t>
      </w:r>
    </w:p>
    <w:p w14:paraId="303F6289" w14:textId="77777777" w:rsidR="00003573" w:rsidRPr="00003573" w:rsidRDefault="00003573" w:rsidP="00003573">
      <w:r w:rsidRPr="00003573">
        <w:t>number [ 0 .. 100000000000000000 ]</w:t>
      </w:r>
    </w:p>
    <w:p w14:paraId="0AB3E80E" w14:textId="77777777" w:rsidR="00003573" w:rsidRPr="00003573" w:rsidRDefault="00003573" w:rsidP="00003573">
      <w:r w:rsidRPr="00003573">
        <w:t>Optionally specify a threshold of maximum unlocked market cap to filter results by.</w:t>
      </w:r>
    </w:p>
    <w:p w14:paraId="32DA2319" w14:textId="77777777" w:rsidR="00003573" w:rsidRPr="00003573" w:rsidRDefault="00003573" w:rsidP="00003573">
      <w:r w:rsidRPr="00003573">
        <w:t> unlocked_circulating_supply_min</w:t>
      </w:r>
    </w:p>
    <w:p w14:paraId="758150E4" w14:textId="77777777" w:rsidR="00003573" w:rsidRPr="00003573" w:rsidRDefault="00003573" w:rsidP="00003573">
      <w:r w:rsidRPr="00003573">
        <w:t>number [ 0 .. 100000000000000000 ]</w:t>
      </w:r>
    </w:p>
    <w:p w14:paraId="7D0940B9" w14:textId="77777777" w:rsidR="00003573" w:rsidRPr="00003573" w:rsidRDefault="00003573" w:rsidP="00003573">
      <w:r w:rsidRPr="00003573">
        <w:t>Optionally specify a threshold of minimum unlocked circulating supply to filter results by.</w:t>
      </w:r>
    </w:p>
    <w:p w14:paraId="6704E9D2" w14:textId="77777777" w:rsidR="00003573" w:rsidRPr="00003573" w:rsidRDefault="00003573" w:rsidP="00003573">
      <w:r w:rsidRPr="00003573">
        <w:t> unlocked_circulating_supply_max</w:t>
      </w:r>
    </w:p>
    <w:p w14:paraId="428B1DCB" w14:textId="77777777" w:rsidR="00003573" w:rsidRPr="00003573" w:rsidRDefault="00003573" w:rsidP="00003573">
      <w:r w:rsidRPr="00003573">
        <w:t>number [ 0 .. 100000000000000000 ]</w:t>
      </w:r>
    </w:p>
    <w:p w14:paraId="6E02BBED" w14:textId="77777777" w:rsidR="00003573" w:rsidRPr="00003573" w:rsidRDefault="00003573" w:rsidP="00003573">
      <w:r w:rsidRPr="00003573">
        <w:t>Optionally specify a threshold of maximum unlocked circulating supply to filter results by.</w:t>
      </w:r>
    </w:p>
    <w:p w14:paraId="79F0625D" w14:textId="77777777" w:rsidR="00003573" w:rsidRPr="00003573" w:rsidRDefault="00003573" w:rsidP="00003573">
      <w:r w:rsidRPr="00003573">
        <w:t> convert</w:t>
      </w:r>
    </w:p>
    <w:p w14:paraId="15FA7FF3" w14:textId="77777777" w:rsidR="00003573" w:rsidRPr="00003573" w:rsidRDefault="00003573" w:rsidP="00003573">
      <w:r w:rsidRPr="00003573">
        <w:t>string</w:t>
      </w:r>
    </w:p>
    <w:p w14:paraId="460B51FD" w14:textId="77777777" w:rsidR="00003573" w:rsidRPr="00003573" w:rsidRDefault="00003573" w:rsidP="00003573">
      <w:r w:rsidRPr="00003573">
        <w:t>Optionally calculate market quotes in up to 120 currencies at once by passing a comma-separated list of cryptocurrency or fiat currency symbols. Each additional convert option beyond the first requires an additional call credit. A list of supported fiat options can be found </w:t>
      </w:r>
      <w:hyperlink r:id="rId259" w:anchor="section/Standards-and-Conventions" w:history="1">
        <w:r w:rsidRPr="00003573">
          <w:rPr>
            <w:rStyle w:val="Hyperlink"/>
          </w:rPr>
          <w:t>here</w:t>
        </w:r>
      </w:hyperlink>
      <w:r w:rsidRPr="00003573">
        <w:t>. Each conversion is returned in its own "quote" object.</w:t>
      </w:r>
    </w:p>
    <w:p w14:paraId="3B55200A" w14:textId="77777777" w:rsidR="00003573" w:rsidRPr="00003573" w:rsidRDefault="00003573" w:rsidP="00003573">
      <w:r w:rsidRPr="00003573">
        <w:t> convert_id</w:t>
      </w:r>
    </w:p>
    <w:p w14:paraId="4BBB0443" w14:textId="77777777" w:rsidR="00003573" w:rsidRPr="00003573" w:rsidRDefault="00003573" w:rsidP="00003573">
      <w:r w:rsidRPr="00003573">
        <w:t>string</w:t>
      </w:r>
    </w:p>
    <w:p w14:paraId="609F5601"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5BB35222" w14:textId="77777777" w:rsidR="00003573" w:rsidRPr="00003573" w:rsidRDefault="00003573" w:rsidP="00003573">
      <w:r w:rsidRPr="00003573">
        <w:t> sort</w:t>
      </w:r>
    </w:p>
    <w:p w14:paraId="0962C02A" w14:textId="77777777" w:rsidR="00003573" w:rsidRPr="00003573" w:rsidRDefault="00003573" w:rsidP="00003573">
      <w:r w:rsidRPr="00003573">
        <w:t>string</w:t>
      </w:r>
    </w:p>
    <w:p w14:paraId="2C72CE9F" w14:textId="77777777" w:rsidR="00003573" w:rsidRPr="00003573" w:rsidRDefault="00003573" w:rsidP="00003573">
      <w:r w:rsidRPr="00003573">
        <w:t>"market_cap"</w:t>
      </w:r>
    </w:p>
    <w:p w14:paraId="4B6D688D" w14:textId="77777777" w:rsidR="00003573" w:rsidRPr="00003573" w:rsidRDefault="00003573" w:rsidP="00003573">
      <w:r w:rsidRPr="00003573">
        <w:t>"name""symbol""date_added""market_cap""market_cap_strict""price""circulating_supply""total_supply""max_supply""num_market_pairs""volume_24h""percent_change_1h""percent_change_24h""percent_change_7d""market_cap_by_total_supply_strict""volume_7d""volume_30d"</w:t>
      </w:r>
    </w:p>
    <w:p w14:paraId="3F50CB4E" w14:textId="77777777" w:rsidR="00003573" w:rsidRPr="00003573" w:rsidRDefault="00003573" w:rsidP="00003573">
      <w:r w:rsidRPr="00003573">
        <w:t>What field to sort the list of cryptocurrencies by.</w:t>
      </w:r>
    </w:p>
    <w:p w14:paraId="19944043" w14:textId="77777777" w:rsidR="00003573" w:rsidRPr="00003573" w:rsidRDefault="00003573" w:rsidP="00003573">
      <w:r w:rsidRPr="00003573">
        <w:t> sort_dir</w:t>
      </w:r>
    </w:p>
    <w:p w14:paraId="67720468" w14:textId="77777777" w:rsidR="00003573" w:rsidRPr="00003573" w:rsidRDefault="00003573" w:rsidP="00003573">
      <w:r w:rsidRPr="00003573">
        <w:t>string</w:t>
      </w:r>
    </w:p>
    <w:p w14:paraId="1C200138" w14:textId="77777777" w:rsidR="00003573" w:rsidRPr="00003573" w:rsidRDefault="00003573" w:rsidP="00003573">
      <w:r w:rsidRPr="00003573">
        <w:t>"asc""desc"</w:t>
      </w:r>
    </w:p>
    <w:p w14:paraId="12DB895A" w14:textId="77777777" w:rsidR="00003573" w:rsidRPr="00003573" w:rsidRDefault="00003573" w:rsidP="00003573">
      <w:r w:rsidRPr="00003573">
        <w:t>The direction in which to order cryptocurrencies against the specified sort.</w:t>
      </w:r>
    </w:p>
    <w:p w14:paraId="0B310A87" w14:textId="77777777" w:rsidR="00003573" w:rsidRPr="00003573" w:rsidRDefault="00003573" w:rsidP="00003573">
      <w:r w:rsidRPr="00003573">
        <w:t> cryptocurrency_type</w:t>
      </w:r>
    </w:p>
    <w:p w14:paraId="736DA5CC" w14:textId="77777777" w:rsidR="00003573" w:rsidRPr="00003573" w:rsidRDefault="00003573" w:rsidP="00003573">
      <w:r w:rsidRPr="00003573">
        <w:t>string</w:t>
      </w:r>
    </w:p>
    <w:p w14:paraId="507E6B42" w14:textId="77777777" w:rsidR="00003573" w:rsidRPr="00003573" w:rsidRDefault="00003573" w:rsidP="00003573">
      <w:r w:rsidRPr="00003573">
        <w:t>"all"</w:t>
      </w:r>
    </w:p>
    <w:p w14:paraId="1CE5AF66" w14:textId="77777777" w:rsidR="00003573" w:rsidRPr="00003573" w:rsidRDefault="00003573" w:rsidP="00003573">
      <w:r w:rsidRPr="00003573">
        <w:t>"all""coins""tokens"</w:t>
      </w:r>
    </w:p>
    <w:p w14:paraId="3286AF87" w14:textId="77777777" w:rsidR="00003573" w:rsidRPr="00003573" w:rsidRDefault="00003573" w:rsidP="00003573">
      <w:r w:rsidRPr="00003573">
        <w:t>The type of cryptocurrency to include.</w:t>
      </w:r>
    </w:p>
    <w:p w14:paraId="74088EDA" w14:textId="77777777" w:rsidR="00003573" w:rsidRPr="00003573" w:rsidRDefault="00003573" w:rsidP="00003573">
      <w:r w:rsidRPr="00003573">
        <w:t> tag</w:t>
      </w:r>
    </w:p>
    <w:p w14:paraId="075D45F9" w14:textId="77777777" w:rsidR="00003573" w:rsidRPr="00003573" w:rsidRDefault="00003573" w:rsidP="00003573">
      <w:r w:rsidRPr="00003573">
        <w:t>string</w:t>
      </w:r>
    </w:p>
    <w:p w14:paraId="20520FD7" w14:textId="77777777" w:rsidR="00003573" w:rsidRPr="00003573" w:rsidRDefault="00003573" w:rsidP="00003573">
      <w:r w:rsidRPr="00003573">
        <w:t>"all"</w:t>
      </w:r>
    </w:p>
    <w:p w14:paraId="07366F4B" w14:textId="77777777" w:rsidR="00003573" w:rsidRPr="00003573" w:rsidRDefault="00003573" w:rsidP="00003573">
      <w:r w:rsidRPr="00003573">
        <w:t>"all""defi""filesharing"</w:t>
      </w:r>
    </w:p>
    <w:p w14:paraId="4E584EF6" w14:textId="77777777" w:rsidR="00003573" w:rsidRPr="00003573" w:rsidRDefault="00003573" w:rsidP="00003573">
      <w:r w:rsidRPr="00003573">
        <w:t>The tag of cryptocurrency to include.</w:t>
      </w:r>
    </w:p>
    <w:p w14:paraId="2CDA0E7B" w14:textId="77777777" w:rsidR="00003573" w:rsidRPr="00003573" w:rsidRDefault="00003573" w:rsidP="00003573">
      <w:r w:rsidRPr="00003573">
        <w:t> aux</w:t>
      </w:r>
    </w:p>
    <w:p w14:paraId="446A59BA" w14:textId="77777777" w:rsidR="00003573" w:rsidRPr="00003573" w:rsidRDefault="00003573" w:rsidP="00003573">
      <w:r w:rsidRPr="00003573">
        <w:t>string</w:t>
      </w:r>
    </w:p>
    <w:p w14:paraId="3F0114A1" w14:textId="77777777" w:rsidR="00003573" w:rsidRPr="00003573" w:rsidRDefault="00003573" w:rsidP="00003573">
      <w:r w:rsidRPr="00003573">
        <w:t>"num_market_pairs,cmc_rank,date_added,tags,platform,max_supply,circulating_supply,total_supply"</w:t>
      </w:r>
    </w:p>
    <w:p w14:paraId="27813916" w14:textId="77777777" w:rsidR="00003573" w:rsidRPr="00003573" w:rsidRDefault="00003573" w:rsidP="00003573">
      <w:r w:rsidRPr="00003573">
        <w:t>Optionally specify a comma-separated list of supplemental data fields to return. Pass num_market_pairs,cmc_rank,date_added,tags,platform,max_supply,circulating_supply,total_supply,market_cap_by_total_supply,volume_24h_reported,volume_7d,volume_7d_reported,volume_30d,volume_30d_reported,is_market_cap_included_in_calc to include all auxiliary fields.</w:t>
      </w:r>
    </w:p>
    <w:p w14:paraId="2377B73E" w14:textId="77777777" w:rsidR="00003573" w:rsidRPr="00003573" w:rsidRDefault="00003573" w:rsidP="00003573">
      <w:r w:rsidRPr="00003573">
        <w:t>Responses</w:t>
      </w:r>
    </w:p>
    <w:p w14:paraId="42BD8C7B" w14:textId="77777777" w:rsidR="00003573" w:rsidRPr="00003573" w:rsidRDefault="00003573" w:rsidP="00003573">
      <w:r w:rsidRPr="00003573">
        <w:t>200 Successful</w:t>
      </w:r>
    </w:p>
    <w:p w14:paraId="7CC3250B"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3410B382" w14:textId="77777777">
        <w:tc>
          <w:tcPr>
            <w:tcW w:w="0" w:type="auto"/>
            <w:noWrap/>
            <w:tcMar>
              <w:top w:w="150" w:type="dxa"/>
              <w:left w:w="0" w:type="dxa"/>
              <w:bottom w:w="150" w:type="dxa"/>
              <w:right w:w="0" w:type="dxa"/>
            </w:tcMar>
            <w:hideMark/>
          </w:tcPr>
          <w:p w14:paraId="65711972"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3EEA0D65" w14:textId="77777777" w:rsidR="00003573" w:rsidRPr="00003573" w:rsidRDefault="00003573" w:rsidP="00003573">
            <w:r w:rsidRPr="00003573">
              <w:t>Array of cryptocurrency objects matching the list options.</w:t>
            </w:r>
          </w:p>
        </w:tc>
      </w:tr>
      <w:tr w:rsidR="00003573" w:rsidRPr="00003573" w14:paraId="0403519C" w14:textId="77777777">
        <w:tc>
          <w:tcPr>
            <w:tcW w:w="0" w:type="auto"/>
            <w:gridSpan w:val="2"/>
            <w:tcMar>
              <w:top w:w="0" w:type="dxa"/>
              <w:left w:w="150" w:type="dxa"/>
              <w:bottom w:w="0" w:type="dxa"/>
              <w:right w:w="150" w:type="dxa"/>
            </w:tcMar>
            <w:vAlign w:val="center"/>
            <w:hideMark/>
          </w:tcPr>
          <w:p w14:paraId="7FC35791" w14:textId="77777777" w:rsidR="00003573" w:rsidRPr="00003573" w:rsidRDefault="00003573" w:rsidP="00003573"/>
        </w:tc>
      </w:tr>
      <w:tr w:rsidR="00003573" w:rsidRPr="00003573" w14:paraId="7A57A937" w14:textId="77777777">
        <w:tc>
          <w:tcPr>
            <w:tcW w:w="0" w:type="auto"/>
            <w:noWrap/>
            <w:tcMar>
              <w:top w:w="150" w:type="dxa"/>
              <w:left w:w="0" w:type="dxa"/>
              <w:bottom w:w="150" w:type="dxa"/>
              <w:right w:w="0" w:type="dxa"/>
            </w:tcMar>
            <w:hideMark/>
          </w:tcPr>
          <w:p w14:paraId="0E5E91EF"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5D114382" w14:textId="77777777" w:rsidR="00003573" w:rsidRPr="00003573" w:rsidRDefault="00003573" w:rsidP="00003573">
            <w:r w:rsidRPr="00003573">
              <w:t>Standardized status object for API calls.</w:t>
            </w:r>
          </w:p>
        </w:tc>
      </w:tr>
      <w:tr w:rsidR="00003573" w:rsidRPr="00003573" w14:paraId="75EE7B60" w14:textId="77777777">
        <w:tc>
          <w:tcPr>
            <w:tcW w:w="0" w:type="auto"/>
            <w:gridSpan w:val="2"/>
            <w:tcBorders>
              <w:left w:val="nil"/>
            </w:tcBorders>
            <w:tcMar>
              <w:top w:w="0" w:type="dxa"/>
              <w:left w:w="150" w:type="dxa"/>
              <w:bottom w:w="0" w:type="dxa"/>
              <w:right w:w="150" w:type="dxa"/>
            </w:tcMar>
            <w:vAlign w:val="center"/>
            <w:hideMark/>
          </w:tcPr>
          <w:p w14:paraId="10039EC4" w14:textId="77777777" w:rsidR="00003573" w:rsidRPr="00003573" w:rsidRDefault="00003573" w:rsidP="00003573"/>
        </w:tc>
      </w:tr>
    </w:tbl>
    <w:p w14:paraId="58FFF83A" w14:textId="77777777" w:rsidR="00003573" w:rsidRPr="00003573" w:rsidRDefault="00003573" w:rsidP="00003573">
      <w:r w:rsidRPr="00003573">
        <w:t>400 Bad Request</w:t>
      </w:r>
    </w:p>
    <w:p w14:paraId="6EE2A7B4" w14:textId="77777777" w:rsidR="00003573" w:rsidRPr="00003573" w:rsidRDefault="00003573" w:rsidP="00003573">
      <w:r w:rsidRPr="00003573">
        <w:t>401 Unauthorized</w:t>
      </w:r>
    </w:p>
    <w:p w14:paraId="08488E0B" w14:textId="77777777" w:rsidR="00003573" w:rsidRPr="00003573" w:rsidRDefault="00003573" w:rsidP="00003573">
      <w:r w:rsidRPr="00003573">
        <w:t>403 Forbidden</w:t>
      </w:r>
    </w:p>
    <w:p w14:paraId="627DF3F7" w14:textId="77777777" w:rsidR="00003573" w:rsidRPr="00003573" w:rsidRDefault="00003573" w:rsidP="00003573">
      <w:r w:rsidRPr="00003573">
        <w:t>429 Too Many Requests</w:t>
      </w:r>
    </w:p>
    <w:p w14:paraId="15053EDF" w14:textId="77777777" w:rsidR="00003573" w:rsidRPr="00003573" w:rsidRDefault="00003573" w:rsidP="00003573">
      <w:r w:rsidRPr="00003573">
        <w:t>500 Internal Server Error</w:t>
      </w:r>
    </w:p>
    <w:p w14:paraId="0549B952" w14:textId="77777777" w:rsidR="00003573" w:rsidRPr="00003573" w:rsidRDefault="00003573" w:rsidP="00003573">
      <w:pPr>
        <w:rPr>
          <w:b/>
          <w:bCs/>
        </w:rPr>
      </w:pPr>
      <w:r w:rsidRPr="00003573">
        <w:rPr>
          <w:b/>
          <w:bCs/>
        </w:rPr>
        <w:t>get</w:t>
      </w:r>
    </w:p>
    <w:p w14:paraId="78573D20" w14:textId="77777777" w:rsidR="00003573" w:rsidRPr="00003573" w:rsidRDefault="00003573" w:rsidP="00003573">
      <w:r w:rsidRPr="00003573">
        <w:t> /v1/cryptocurrency/listings/latest</w:t>
      </w:r>
    </w:p>
    <w:p w14:paraId="45D0F99F" w14:textId="77777777" w:rsidR="00003573" w:rsidRPr="00003573" w:rsidRDefault="00003573" w:rsidP="00003573">
      <w:r w:rsidRPr="00003573">
        <w:t>Server URL</w:t>
      </w:r>
    </w:p>
    <w:p w14:paraId="7D05327B" w14:textId="77777777" w:rsidR="00003573" w:rsidRPr="00003573" w:rsidRDefault="00003573" w:rsidP="00003573">
      <w:r w:rsidRPr="00003573">
        <w:t>https://pro-api.coinmarketcap.com/v1/cryptocurrency/listings/latest</w:t>
      </w:r>
    </w:p>
    <w:p w14:paraId="4B6EA433" w14:textId="77777777" w:rsidR="00003573" w:rsidRPr="00003573" w:rsidRDefault="00003573" w:rsidP="00003573">
      <w:r w:rsidRPr="00003573">
        <w:br/>
        <w:t>Response samples</w:t>
      </w:r>
    </w:p>
    <w:p w14:paraId="6E9E1AC1" w14:textId="77777777" w:rsidR="00003573" w:rsidRPr="00003573" w:rsidRDefault="00003573" w:rsidP="00003573">
      <w:pPr>
        <w:numPr>
          <w:ilvl w:val="0"/>
          <w:numId w:val="81"/>
        </w:numPr>
      </w:pPr>
      <w:r w:rsidRPr="00003573">
        <w:t>200 Successful</w:t>
      </w:r>
    </w:p>
    <w:p w14:paraId="42756356" w14:textId="77777777" w:rsidR="00003573" w:rsidRPr="00003573" w:rsidRDefault="00003573" w:rsidP="00003573">
      <w:pPr>
        <w:numPr>
          <w:ilvl w:val="0"/>
          <w:numId w:val="81"/>
        </w:numPr>
      </w:pPr>
      <w:r w:rsidRPr="00003573">
        <w:t>400 Bad Request</w:t>
      </w:r>
    </w:p>
    <w:p w14:paraId="2C70B296" w14:textId="77777777" w:rsidR="00003573" w:rsidRPr="00003573" w:rsidRDefault="00003573" w:rsidP="00003573">
      <w:pPr>
        <w:numPr>
          <w:ilvl w:val="0"/>
          <w:numId w:val="81"/>
        </w:numPr>
      </w:pPr>
      <w:r w:rsidRPr="00003573">
        <w:t>401 Unauthorized</w:t>
      </w:r>
    </w:p>
    <w:p w14:paraId="7A7FDDE2" w14:textId="77777777" w:rsidR="00003573" w:rsidRPr="00003573" w:rsidRDefault="00003573" w:rsidP="00003573">
      <w:pPr>
        <w:numPr>
          <w:ilvl w:val="0"/>
          <w:numId w:val="81"/>
        </w:numPr>
      </w:pPr>
      <w:r w:rsidRPr="00003573">
        <w:t>403 Forbidden</w:t>
      </w:r>
    </w:p>
    <w:p w14:paraId="16702C8D" w14:textId="77777777" w:rsidR="00003573" w:rsidRPr="00003573" w:rsidRDefault="00003573" w:rsidP="00003573">
      <w:pPr>
        <w:numPr>
          <w:ilvl w:val="0"/>
          <w:numId w:val="81"/>
        </w:numPr>
      </w:pPr>
      <w:r w:rsidRPr="00003573">
        <w:t>429 Too Many Requests</w:t>
      </w:r>
    </w:p>
    <w:p w14:paraId="6869E407" w14:textId="77777777" w:rsidR="00003573" w:rsidRPr="00003573" w:rsidRDefault="00003573" w:rsidP="00003573">
      <w:pPr>
        <w:numPr>
          <w:ilvl w:val="0"/>
          <w:numId w:val="81"/>
        </w:numPr>
      </w:pPr>
      <w:r w:rsidRPr="00003573">
        <w:t>500 Internal Server Error</w:t>
      </w:r>
    </w:p>
    <w:p w14:paraId="415DD355" w14:textId="77777777" w:rsidR="00003573" w:rsidRPr="00003573" w:rsidRDefault="00003573" w:rsidP="00003573">
      <w:r w:rsidRPr="00003573">
        <w:t>{</w:t>
      </w:r>
    </w:p>
    <w:p w14:paraId="47814835" w14:textId="77777777" w:rsidR="00003573" w:rsidRPr="00003573" w:rsidRDefault="00003573" w:rsidP="00003573">
      <w:pPr>
        <w:numPr>
          <w:ilvl w:val="0"/>
          <w:numId w:val="82"/>
        </w:numPr>
      </w:pPr>
      <w:r w:rsidRPr="00003573">
        <w:t>"data": [</w:t>
      </w:r>
    </w:p>
    <w:p w14:paraId="45BBFB69" w14:textId="77777777" w:rsidR="00003573" w:rsidRPr="00003573" w:rsidRDefault="00003573" w:rsidP="00003573">
      <w:pPr>
        <w:numPr>
          <w:ilvl w:val="1"/>
          <w:numId w:val="82"/>
        </w:numPr>
      </w:pPr>
      <w:r w:rsidRPr="00003573">
        <w:t>{</w:t>
      </w:r>
    </w:p>
    <w:p w14:paraId="57A8C309" w14:textId="77777777" w:rsidR="00003573" w:rsidRPr="00003573" w:rsidRDefault="00003573" w:rsidP="00003573">
      <w:pPr>
        <w:numPr>
          <w:ilvl w:val="2"/>
          <w:numId w:val="82"/>
        </w:numPr>
      </w:pPr>
      <w:r w:rsidRPr="00003573">
        <w:t>"id": 1,</w:t>
      </w:r>
    </w:p>
    <w:p w14:paraId="004F0C96" w14:textId="77777777" w:rsidR="00003573" w:rsidRPr="00003573" w:rsidRDefault="00003573" w:rsidP="00003573">
      <w:pPr>
        <w:numPr>
          <w:ilvl w:val="2"/>
          <w:numId w:val="82"/>
        </w:numPr>
      </w:pPr>
      <w:r w:rsidRPr="00003573">
        <w:t>"name": "Bitcoin",</w:t>
      </w:r>
    </w:p>
    <w:p w14:paraId="73A28193" w14:textId="77777777" w:rsidR="00003573" w:rsidRPr="00003573" w:rsidRDefault="00003573" w:rsidP="00003573">
      <w:pPr>
        <w:numPr>
          <w:ilvl w:val="2"/>
          <w:numId w:val="82"/>
        </w:numPr>
      </w:pPr>
      <w:r w:rsidRPr="00003573">
        <w:t>"symbol": "BTC",</w:t>
      </w:r>
    </w:p>
    <w:p w14:paraId="3C51CF41" w14:textId="77777777" w:rsidR="00003573" w:rsidRPr="00003573" w:rsidRDefault="00003573" w:rsidP="00003573">
      <w:pPr>
        <w:numPr>
          <w:ilvl w:val="2"/>
          <w:numId w:val="82"/>
        </w:numPr>
      </w:pPr>
      <w:r w:rsidRPr="00003573">
        <w:t>"slug": "bitcoin",</w:t>
      </w:r>
    </w:p>
    <w:p w14:paraId="2988B33A" w14:textId="77777777" w:rsidR="00003573" w:rsidRPr="00003573" w:rsidRDefault="00003573" w:rsidP="00003573">
      <w:pPr>
        <w:numPr>
          <w:ilvl w:val="2"/>
          <w:numId w:val="82"/>
        </w:numPr>
      </w:pPr>
      <w:r w:rsidRPr="00003573">
        <w:t>"cmc_rank": 5,</w:t>
      </w:r>
    </w:p>
    <w:p w14:paraId="7C507DE6" w14:textId="77777777" w:rsidR="00003573" w:rsidRPr="00003573" w:rsidRDefault="00003573" w:rsidP="00003573">
      <w:pPr>
        <w:numPr>
          <w:ilvl w:val="2"/>
          <w:numId w:val="82"/>
        </w:numPr>
      </w:pPr>
      <w:r w:rsidRPr="00003573">
        <w:t>"num_market_pairs": 500,</w:t>
      </w:r>
    </w:p>
    <w:p w14:paraId="36FAEBD9" w14:textId="77777777" w:rsidR="00003573" w:rsidRPr="00003573" w:rsidRDefault="00003573" w:rsidP="00003573">
      <w:pPr>
        <w:numPr>
          <w:ilvl w:val="2"/>
          <w:numId w:val="82"/>
        </w:numPr>
      </w:pPr>
      <w:r w:rsidRPr="00003573">
        <w:t>"circulating_supply": 16950100,</w:t>
      </w:r>
    </w:p>
    <w:p w14:paraId="5336B115" w14:textId="77777777" w:rsidR="00003573" w:rsidRPr="00003573" w:rsidRDefault="00003573" w:rsidP="00003573">
      <w:pPr>
        <w:numPr>
          <w:ilvl w:val="2"/>
          <w:numId w:val="82"/>
        </w:numPr>
      </w:pPr>
      <w:r w:rsidRPr="00003573">
        <w:t>"total_supply": 16950100,</w:t>
      </w:r>
    </w:p>
    <w:p w14:paraId="743456E1" w14:textId="77777777" w:rsidR="00003573" w:rsidRPr="00003573" w:rsidRDefault="00003573" w:rsidP="00003573">
      <w:pPr>
        <w:numPr>
          <w:ilvl w:val="2"/>
          <w:numId w:val="82"/>
        </w:numPr>
      </w:pPr>
      <w:r w:rsidRPr="00003573">
        <w:t>"max_supply": 21000000,</w:t>
      </w:r>
    </w:p>
    <w:p w14:paraId="16F5F74B" w14:textId="77777777" w:rsidR="00003573" w:rsidRPr="00003573" w:rsidRDefault="00003573" w:rsidP="00003573">
      <w:pPr>
        <w:numPr>
          <w:ilvl w:val="2"/>
          <w:numId w:val="82"/>
        </w:numPr>
      </w:pPr>
      <w:r w:rsidRPr="00003573">
        <w:t>"infinite_supply": false,</w:t>
      </w:r>
    </w:p>
    <w:p w14:paraId="751CADF7" w14:textId="77777777" w:rsidR="00003573" w:rsidRPr="00003573" w:rsidRDefault="00003573" w:rsidP="00003573">
      <w:pPr>
        <w:numPr>
          <w:ilvl w:val="2"/>
          <w:numId w:val="82"/>
        </w:numPr>
      </w:pPr>
      <w:r w:rsidRPr="00003573">
        <w:t>"last_updated": "2018-06-02T22:51:28.209Z",</w:t>
      </w:r>
    </w:p>
    <w:p w14:paraId="684AE5FF" w14:textId="77777777" w:rsidR="00003573" w:rsidRPr="00003573" w:rsidRDefault="00003573" w:rsidP="00003573">
      <w:pPr>
        <w:numPr>
          <w:ilvl w:val="2"/>
          <w:numId w:val="82"/>
        </w:numPr>
      </w:pPr>
      <w:r w:rsidRPr="00003573">
        <w:t>"date_added": "2013-04-28T00:00:00.000Z",</w:t>
      </w:r>
    </w:p>
    <w:p w14:paraId="1C665EDA" w14:textId="77777777" w:rsidR="00003573" w:rsidRPr="00003573" w:rsidRDefault="00003573" w:rsidP="00003573">
      <w:pPr>
        <w:numPr>
          <w:ilvl w:val="2"/>
          <w:numId w:val="82"/>
        </w:numPr>
      </w:pPr>
      <w:r w:rsidRPr="00003573">
        <w:t>"tags": [</w:t>
      </w:r>
    </w:p>
    <w:p w14:paraId="1E51844C" w14:textId="77777777" w:rsidR="00003573" w:rsidRPr="00003573" w:rsidRDefault="00003573" w:rsidP="00003573">
      <w:pPr>
        <w:numPr>
          <w:ilvl w:val="3"/>
          <w:numId w:val="82"/>
        </w:numPr>
      </w:pPr>
      <w:r w:rsidRPr="00003573">
        <w:t>"mineable"</w:t>
      </w:r>
    </w:p>
    <w:p w14:paraId="384D2CCE" w14:textId="77777777" w:rsidR="00003573" w:rsidRPr="00003573" w:rsidRDefault="00003573" w:rsidP="00003573">
      <w:r w:rsidRPr="00003573">
        <w:t>],</w:t>
      </w:r>
    </w:p>
    <w:p w14:paraId="03BCA279" w14:textId="77777777" w:rsidR="00003573" w:rsidRPr="00003573" w:rsidRDefault="00003573" w:rsidP="00003573">
      <w:pPr>
        <w:numPr>
          <w:ilvl w:val="2"/>
          <w:numId w:val="82"/>
        </w:numPr>
      </w:pPr>
      <w:r w:rsidRPr="00003573">
        <w:t>"platform": null,</w:t>
      </w:r>
    </w:p>
    <w:p w14:paraId="76B1A1F1" w14:textId="77777777" w:rsidR="00003573" w:rsidRPr="00003573" w:rsidRDefault="00003573" w:rsidP="00003573">
      <w:pPr>
        <w:numPr>
          <w:ilvl w:val="2"/>
          <w:numId w:val="82"/>
        </w:numPr>
      </w:pPr>
      <w:r w:rsidRPr="00003573">
        <w:t>"self_reported_circulating_supply": null,</w:t>
      </w:r>
    </w:p>
    <w:p w14:paraId="179E9E47" w14:textId="77777777" w:rsidR="00003573" w:rsidRPr="00003573" w:rsidRDefault="00003573" w:rsidP="00003573">
      <w:pPr>
        <w:numPr>
          <w:ilvl w:val="2"/>
          <w:numId w:val="82"/>
        </w:numPr>
      </w:pPr>
      <w:r w:rsidRPr="00003573">
        <w:t>"self_reported_market_cap": null,</w:t>
      </w:r>
    </w:p>
    <w:p w14:paraId="3B2AC9DB" w14:textId="77777777" w:rsidR="00003573" w:rsidRPr="00003573" w:rsidRDefault="00003573" w:rsidP="00003573">
      <w:pPr>
        <w:numPr>
          <w:ilvl w:val="2"/>
          <w:numId w:val="82"/>
        </w:numPr>
      </w:pPr>
      <w:r w:rsidRPr="00003573">
        <w:t>"quote": {</w:t>
      </w:r>
    </w:p>
    <w:p w14:paraId="738EBC02" w14:textId="77777777" w:rsidR="00003573" w:rsidRPr="00003573" w:rsidRDefault="00003573" w:rsidP="00003573">
      <w:pPr>
        <w:numPr>
          <w:ilvl w:val="3"/>
          <w:numId w:val="82"/>
        </w:numPr>
      </w:pPr>
      <w:r w:rsidRPr="00003573">
        <w:t>"USD": {</w:t>
      </w:r>
    </w:p>
    <w:p w14:paraId="45CF96AE" w14:textId="77777777" w:rsidR="00003573" w:rsidRPr="00003573" w:rsidRDefault="00003573" w:rsidP="00003573">
      <w:pPr>
        <w:numPr>
          <w:ilvl w:val="4"/>
          <w:numId w:val="82"/>
        </w:numPr>
      </w:pPr>
      <w:r w:rsidRPr="00003573">
        <w:t>"price": 9283.92,</w:t>
      </w:r>
    </w:p>
    <w:p w14:paraId="47D47816" w14:textId="77777777" w:rsidR="00003573" w:rsidRPr="00003573" w:rsidRDefault="00003573" w:rsidP="00003573">
      <w:pPr>
        <w:numPr>
          <w:ilvl w:val="4"/>
          <w:numId w:val="82"/>
        </w:numPr>
      </w:pPr>
      <w:r w:rsidRPr="00003573">
        <w:t>"volume_24h": 7155680000,</w:t>
      </w:r>
    </w:p>
    <w:p w14:paraId="3D0FCCE4" w14:textId="77777777" w:rsidR="00003573" w:rsidRPr="00003573" w:rsidRDefault="00003573" w:rsidP="00003573">
      <w:pPr>
        <w:numPr>
          <w:ilvl w:val="4"/>
          <w:numId w:val="82"/>
        </w:numPr>
      </w:pPr>
      <w:r w:rsidRPr="00003573">
        <w:t>"volume_change_24h": -0.152774,</w:t>
      </w:r>
    </w:p>
    <w:p w14:paraId="22342C0F" w14:textId="77777777" w:rsidR="00003573" w:rsidRPr="00003573" w:rsidRDefault="00003573" w:rsidP="00003573">
      <w:pPr>
        <w:numPr>
          <w:ilvl w:val="4"/>
          <w:numId w:val="82"/>
        </w:numPr>
      </w:pPr>
      <w:r w:rsidRPr="00003573">
        <w:t>"percent_change_1h": -0.152774,</w:t>
      </w:r>
    </w:p>
    <w:p w14:paraId="468AFE23" w14:textId="77777777" w:rsidR="00003573" w:rsidRPr="00003573" w:rsidRDefault="00003573" w:rsidP="00003573">
      <w:pPr>
        <w:numPr>
          <w:ilvl w:val="4"/>
          <w:numId w:val="82"/>
        </w:numPr>
      </w:pPr>
      <w:r w:rsidRPr="00003573">
        <w:t>"percent_change_24h": 0.518894,</w:t>
      </w:r>
    </w:p>
    <w:p w14:paraId="5D445184" w14:textId="77777777" w:rsidR="00003573" w:rsidRPr="00003573" w:rsidRDefault="00003573" w:rsidP="00003573">
      <w:pPr>
        <w:numPr>
          <w:ilvl w:val="4"/>
          <w:numId w:val="82"/>
        </w:numPr>
      </w:pPr>
      <w:r w:rsidRPr="00003573">
        <w:t>"percent_change_7d": 0.986573,</w:t>
      </w:r>
    </w:p>
    <w:p w14:paraId="20F815C3" w14:textId="77777777" w:rsidR="00003573" w:rsidRPr="00003573" w:rsidRDefault="00003573" w:rsidP="00003573">
      <w:pPr>
        <w:numPr>
          <w:ilvl w:val="4"/>
          <w:numId w:val="82"/>
        </w:numPr>
      </w:pPr>
      <w:r w:rsidRPr="00003573">
        <w:t>"market_cap": 852164659250.2758,</w:t>
      </w:r>
    </w:p>
    <w:p w14:paraId="6867A763" w14:textId="77777777" w:rsidR="00003573" w:rsidRPr="00003573" w:rsidRDefault="00003573" w:rsidP="00003573">
      <w:pPr>
        <w:numPr>
          <w:ilvl w:val="4"/>
          <w:numId w:val="82"/>
        </w:numPr>
      </w:pPr>
      <w:r w:rsidRPr="00003573">
        <w:t>"market_cap_dominance": 51,</w:t>
      </w:r>
    </w:p>
    <w:p w14:paraId="6B8D8117" w14:textId="77777777" w:rsidR="00003573" w:rsidRPr="00003573" w:rsidRDefault="00003573" w:rsidP="00003573">
      <w:pPr>
        <w:numPr>
          <w:ilvl w:val="4"/>
          <w:numId w:val="82"/>
        </w:numPr>
      </w:pPr>
      <w:r w:rsidRPr="00003573">
        <w:t>"fully_diluted_market_cap": 952835089431.14,</w:t>
      </w:r>
    </w:p>
    <w:p w14:paraId="2E9E406C" w14:textId="77777777" w:rsidR="00003573" w:rsidRPr="00003573" w:rsidRDefault="00003573" w:rsidP="00003573">
      <w:pPr>
        <w:numPr>
          <w:ilvl w:val="4"/>
          <w:numId w:val="82"/>
        </w:numPr>
      </w:pPr>
      <w:r w:rsidRPr="00003573">
        <w:t>"last_updated": "2018-08-09T22:53:32.000Z"</w:t>
      </w:r>
    </w:p>
    <w:p w14:paraId="081A4CD3" w14:textId="77777777" w:rsidR="00003573" w:rsidRPr="00003573" w:rsidRDefault="00003573" w:rsidP="00003573">
      <w:r w:rsidRPr="00003573">
        <w:t>},</w:t>
      </w:r>
    </w:p>
    <w:p w14:paraId="7401E91B" w14:textId="77777777" w:rsidR="00003573" w:rsidRPr="00003573" w:rsidRDefault="00003573" w:rsidP="00003573">
      <w:pPr>
        <w:numPr>
          <w:ilvl w:val="3"/>
          <w:numId w:val="82"/>
        </w:numPr>
      </w:pPr>
      <w:r w:rsidRPr="00003573">
        <w:t>"BTC": {</w:t>
      </w:r>
    </w:p>
    <w:p w14:paraId="0858A254" w14:textId="77777777" w:rsidR="00003573" w:rsidRPr="00003573" w:rsidRDefault="00003573" w:rsidP="00003573">
      <w:pPr>
        <w:numPr>
          <w:ilvl w:val="4"/>
          <w:numId w:val="82"/>
        </w:numPr>
      </w:pPr>
      <w:r w:rsidRPr="00003573">
        <w:t>"price": 1,</w:t>
      </w:r>
    </w:p>
    <w:p w14:paraId="4B582B2F" w14:textId="77777777" w:rsidR="00003573" w:rsidRPr="00003573" w:rsidRDefault="00003573" w:rsidP="00003573">
      <w:pPr>
        <w:numPr>
          <w:ilvl w:val="4"/>
          <w:numId w:val="82"/>
        </w:numPr>
      </w:pPr>
      <w:r w:rsidRPr="00003573">
        <w:t>"volume_24h": 772012,</w:t>
      </w:r>
    </w:p>
    <w:p w14:paraId="107D8C89" w14:textId="77777777" w:rsidR="00003573" w:rsidRPr="00003573" w:rsidRDefault="00003573" w:rsidP="00003573">
      <w:pPr>
        <w:numPr>
          <w:ilvl w:val="4"/>
          <w:numId w:val="82"/>
        </w:numPr>
      </w:pPr>
      <w:r w:rsidRPr="00003573">
        <w:t>"volume_change_24h": 0,</w:t>
      </w:r>
    </w:p>
    <w:p w14:paraId="3B850ACF" w14:textId="77777777" w:rsidR="00003573" w:rsidRPr="00003573" w:rsidRDefault="00003573" w:rsidP="00003573">
      <w:pPr>
        <w:numPr>
          <w:ilvl w:val="4"/>
          <w:numId w:val="82"/>
        </w:numPr>
      </w:pPr>
      <w:r w:rsidRPr="00003573">
        <w:t>"percent_change_1h": 0,</w:t>
      </w:r>
    </w:p>
    <w:p w14:paraId="79FC7306" w14:textId="77777777" w:rsidR="00003573" w:rsidRPr="00003573" w:rsidRDefault="00003573" w:rsidP="00003573">
      <w:pPr>
        <w:numPr>
          <w:ilvl w:val="4"/>
          <w:numId w:val="82"/>
        </w:numPr>
      </w:pPr>
      <w:r w:rsidRPr="00003573">
        <w:t>"percent_change_24h": 0,</w:t>
      </w:r>
    </w:p>
    <w:p w14:paraId="64D5A67D" w14:textId="77777777" w:rsidR="00003573" w:rsidRPr="00003573" w:rsidRDefault="00003573" w:rsidP="00003573">
      <w:pPr>
        <w:numPr>
          <w:ilvl w:val="4"/>
          <w:numId w:val="82"/>
        </w:numPr>
      </w:pPr>
      <w:r w:rsidRPr="00003573">
        <w:t>"percent_change_7d": 0,</w:t>
      </w:r>
    </w:p>
    <w:p w14:paraId="7360E63E" w14:textId="77777777" w:rsidR="00003573" w:rsidRPr="00003573" w:rsidRDefault="00003573" w:rsidP="00003573">
      <w:pPr>
        <w:numPr>
          <w:ilvl w:val="4"/>
          <w:numId w:val="82"/>
        </w:numPr>
      </w:pPr>
      <w:r w:rsidRPr="00003573">
        <w:t>"market_cap": 17024600,</w:t>
      </w:r>
    </w:p>
    <w:p w14:paraId="676DDABF" w14:textId="77777777" w:rsidR="00003573" w:rsidRPr="00003573" w:rsidRDefault="00003573" w:rsidP="00003573">
      <w:pPr>
        <w:numPr>
          <w:ilvl w:val="4"/>
          <w:numId w:val="82"/>
        </w:numPr>
      </w:pPr>
      <w:r w:rsidRPr="00003573">
        <w:t>"market_cap_dominance": 12,</w:t>
      </w:r>
    </w:p>
    <w:p w14:paraId="7C6DC5E6" w14:textId="77777777" w:rsidR="00003573" w:rsidRPr="00003573" w:rsidRDefault="00003573" w:rsidP="00003573">
      <w:pPr>
        <w:numPr>
          <w:ilvl w:val="4"/>
          <w:numId w:val="82"/>
        </w:numPr>
      </w:pPr>
      <w:r w:rsidRPr="00003573">
        <w:t>"fully_diluted_market_cap": 952835089431.14,</w:t>
      </w:r>
    </w:p>
    <w:p w14:paraId="1A4DF3B4" w14:textId="77777777" w:rsidR="00003573" w:rsidRPr="00003573" w:rsidRDefault="00003573" w:rsidP="00003573">
      <w:pPr>
        <w:numPr>
          <w:ilvl w:val="4"/>
          <w:numId w:val="82"/>
        </w:numPr>
      </w:pPr>
      <w:r w:rsidRPr="00003573">
        <w:t>"last_updated": "2018-08-09T22:53:32.000Z"</w:t>
      </w:r>
    </w:p>
    <w:p w14:paraId="3B8B10A4" w14:textId="77777777" w:rsidR="00003573" w:rsidRPr="00003573" w:rsidRDefault="00003573" w:rsidP="00003573">
      <w:r w:rsidRPr="00003573">
        <w:t>}</w:t>
      </w:r>
    </w:p>
    <w:p w14:paraId="610A2BA8" w14:textId="77777777" w:rsidR="00003573" w:rsidRPr="00003573" w:rsidRDefault="00003573" w:rsidP="00003573">
      <w:pPr>
        <w:numPr>
          <w:ilvl w:val="2"/>
          <w:numId w:val="82"/>
        </w:numPr>
      </w:pPr>
      <w:r w:rsidRPr="00003573">
        <w:t>}</w:t>
      </w:r>
    </w:p>
    <w:p w14:paraId="5E39C231" w14:textId="77777777" w:rsidR="00003573" w:rsidRPr="00003573" w:rsidRDefault="00003573" w:rsidP="00003573">
      <w:pPr>
        <w:numPr>
          <w:ilvl w:val="1"/>
          <w:numId w:val="82"/>
        </w:numPr>
      </w:pPr>
      <w:r w:rsidRPr="00003573">
        <w:t>},</w:t>
      </w:r>
    </w:p>
    <w:p w14:paraId="68DBBCCC" w14:textId="77777777" w:rsidR="00003573" w:rsidRPr="00003573" w:rsidRDefault="00003573" w:rsidP="00003573">
      <w:pPr>
        <w:numPr>
          <w:ilvl w:val="1"/>
          <w:numId w:val="82"/>
        </w:numPr>
      </w:pPr>
      <w:r w:rsidRPr="00003573">
        <w:t>{</w:t>
      </w:r>
    </w:p>
    <w:p w14:paraId="50E6C6A2" w14:textId="77777777" w:rsidR="00003573" w:rsidRPr="00003573" w:rsidRDefault="00003573" w:rsidP="00003573">
      <w:pPr>
        <w:numPr>
          <w:ilvl w:val="2"/>
          <w:numId w:val="82"/>
        </w:numPr>
      </w:pPr>
      <w:r w:rsidRPr="00003573">
        <w:t>"id": 1027,</w:t>
      </w:r>
    </w:p>
    <w:p w14:paraId="405F1D9A" w14:textId="77777777" w:rsidR="00003573" w:rsidRPr="00003573" w:rsidRDefault="00003573" w:rsidP="00003573">
      <w:pPr>
        <w:numPr>
          <w:ilvl w:val="2"/>
          <w:numId w:val="82"/>
        </w:numPr>
      </w:pPr>
      <w:r w:rsidRPr="00003573">
        <w:t>"name": "Ethereum",</w:t>
      </w:r>
    </w:p>
    <w:p w14:paraId="1BFF743D" w14:textId="77777777" w:rsidR="00003573" w:rsidRPr="00003573" w:rsidRDefault="00003573" w:rsidP="00003573">
      <w:pPr>
        <w:numPr>
          <w:ilvl w:val="2"/>
          <w:numId w:val="82"/>
        </w:numPr>
      </w:pPr>
      <w:r w:rsidRPr="00003573">
        <w:t>"symbol": "ETH",</w:t>
      </w:r>
    </w:p>
    <w:p w14:paraId="321B1317" w14:textId="77777777" w:rsidR="00003573" w:rsidRPr="00003573" w:rsidRDefault="00003573" w:rsidP="00003573">
      <w:pPr>
        <w:numPr>
          <w:ilvl w:val="2"/>
          <w:numId w:val="82"/>
        </w:numPr>
      </w:pPr>
      <w:r w:rsidRPr="00003573">
        <w:t>"slug": "ethereum",</w:t>
      </w:r>
    </w:p>
    <w:p w14:paraId="53B82568" w14:textId="77777777" w:rsidR="00003573" w:rsidRPr="00003573" w:rsidRDefault="00003573" w:rsidP="00003573">
      <w:pPr>
        <w:numPr>
          <w:ilvl w:val="2"/>
          <w:numId w:val="82"/>
        </w:numPr>
      </w:pPr>
      <w:r w:rsidRPr="00003573">
        <w:t>"num_market_pairs": 6360,</w:t>
      </w:r>
    </w:p>
    <w:p w14:paraId="5A7FEEA1" w14:textId="77777777" w:rsidR="00003573" w:rsidRPr="00003573" w:rsidRDefault="00003573" w:rsidP="00003573">
      <w:pPr>
        <w:numPr>
          <w:ilvl w:val="2"/>
          <w:numId w:val="82"/>
        </w:numPr>
      </w:pPr>
      <w:r w:rsidRPr="00003573">
        <w:t>"circulating_supply": 16950100,</w:t>
      </w:r>
    </w:p>
    <w:p w14:paraId="78F28D3F" w14:textId="77777777" w:rsidR="00003573" w:rsidRPr="00003573" w:rsidRDefault="00003573" w:rsidP="00003573">
      <w:pPr>
        <w:numPr>
          <w:ilvl w:val="2"/>
          <w:numId w:val="82"/>
        </w:numPr>
      </w:pPr>
      <w:r w:rsidRPr="00003573">
        <w:t>"total_supply": 16950100,</w:t>
      </w:r>
    </w:p>
    <w:p w14:paraId="0C21A645" w14:textId="77777777" w:rsidR="00003573" w:rsidRPr="00003573" w:rsidRDefault="00003573" w:rsidP="00003573">
      <w:pPr>
        <w:numPr>
          <w:ilvl w:val="2"/>
          <w:numId w:val="82"/>
        </w:numPr>
      </w:pPr>
      <w:r w:rsidRPr="00003573">
        <w:t>"max_supply": 21000000,</w:t>
      </w:r>
    </w:p>
    <w:p w14:paraId="01F46CA1" w14:textId="77777777" w:rsidR="00003573" w:rsidRPr="00003573" w:rsidRDefault="00003573" w:rsidP="00003573">
      <w:pPr>
        <w:numPr>
          <w:ilvl w:val="2"/>
          <w:numId w:val="82"/>
        </w:numPr>
      </w:pPr>
      <w:r w:rsidRPr="00003573">
        <w:t>"infinite_supply": false,</w:t>
      </w:r>
    </w:p>
    <w:p w14:paraId="18F7FB83" w14:textId="77777777" w:rsidR="00003573" w:rsidRPr="00003573" w:rsidRDefault="00003573" w:rsidP="00003573">
      <w:pPr>
        <w:numPr>
          <w:ilvl w:val="2"/>
          <w:numId w:val="82"/>
        </w:numPr>
      </w:pPr>
      <w:r w:rsidRPr="00003573">
        <w:t>"last_updated": "2018-06-02T22:51:28.209Z",</w:t>
      </w:r>
    </w:p>
    <w:p w14:paraId="7C788BB5" w14:textId="77777777" w:rsidR="00003573" w:rsidRPr="00003573" w:rsidRDefault="00003573" w:rsidP="00003573">
      <w:pPr>
        <w:numPr>
          <w:ilvl w:val="2"/>
          <w:numId w:val="82"/>
        </w:numPr>
      </w:pPr>
      <w:r w:rsidRPr="00003573">
        <w:t>"date_added": "2013-04-28T00:00:00.000Z",</w:t>
      </w:r>
    </w:p>
    <w:p w14:paraId="37949BA9" w14:textId="77777777" w:rsidR="00003573" w:rsidRPr="00003573" w:rsidRDefault="00003573" w:rsidP="00003573">
      <w:pPr>
        <w:numPr>
          <w:ilvl w:val="2"/>
          <w:numId w:val="82"/>
        </w:numPr>
      </w:pPr>
      <w:r w:rsidRPr="00003573">
        <w:t>"tags": [</w:t>
      </w:r>
    </w:p>
    <w:p w14:paraId="5B247471" w14:textId="77777777" w:rsidR="00003573" w:rsidRPr="00003573" w:rsidRDefault="00003573" w:rsidP="00003573">
      <w:pPr>
        <w:numPr>
          <w:ilvl w:val="3"/>
          <w:numId w:val="82"/>
        </w:numPr>
      </w:pPr>
      <w:r w:rsidRPr="00003573">
        <w:t>"mineable"</w:t>
      </w:r>
    </w:p>
    <w:p w14:paraId="2093E8EC" w14:textId="77777777" w:rsidR="00003573" w:rsidRPr="00003573" w:rsidRDefault="00003573" w:rsidP="00003573">
      <w:r w:rsidRPr="00003573">
        <w:t>],</w:t>
      </w:r>
    </w:p>
    <w:p w14:paraId="655B5F5A" w14:textId="77777777" w:rsidR="00003573" w:rsidRPr="00003573" w:rsidRDefault="00003573" w:rsidP="00003573">
      <w:pPr>
        <w:numPr>
          <w:ilvl w:val="2"/>
          <w:numId w:val="82"/>
        </w:numPr>
      </w:pPr>
      <w:r w:rsidRPr="00003573">
        <w:t>"platform": null,</w:t>
      </w:r>
    </w:p>
    <w:p w14:paraId="7D65F3AE" w14:textId="77777777" w:rsidR="00003573" w:rsidRPr="00003573" w:rsidRDefault="00003573" w:rsidP="00003573">
      <w:pPr>
        <w:numPr>
          <w:ilvl w:val="2"/>
          <w:numId w:val="82"/>
        </w:numPr>
      </w:pPr>
      <w:r w:rsidRPr="00003573">
        <w:t>"quote": {</w:t>
      </w:r>
    </w:p>
    <w:p w14:paraId="4B42614E" w14:textId="77777777" w:rsidR="00003573" w:rsidRPr="00003573" w:rsidRDefault="00003573" w:rsidP="00003573">
      <w:pPr>
        <w:numPr>
          <w:ilvl w:val="3"/>
          <w:numId w:val="82"/>
        </w:numPr>
      </w:pPr>
      <w:r w:rsidRPr="00003573">
        <w:t>"USD": {</w:t>
      </w:r>
    </w:p>
    <w:p w14:paraId="4C9BDA5B" w14:textId="77777777" w:rsidR="00003573" w:rsidRPr="00003573" w:rsidRDefault="00003573" w:rsidP="00003573">
      <w:pPr>
        <w:numPr>
          <w:ilvl w:val="4"/>
          <w:numId w:val="82"/>
        </w:numPr>
      </w:pPr>
      <w:r w:rsidRPr="00003573">
        <w:t>"price": 1283.92,</w:t>
      </w:r>
    </w:p>
    <w:p w14:paraId="1214B9EA" w14:textId="77777777" w:rsidR="00003573" w:rsidRPr="00003573" w:rsidRDefault="00003573" w:rsidP="00003573">
      <w:pPr>
        <w:numPr>
          <w:ilvl w:val="4"/>
          <w:numId w:val="82"/>
        </w:numPr>
      </w:pPr>
      <w:r w:rsidRPr="00003573">
        <w:t>"volume_24h": 7155680000,</w:t>
      </w:r>
    </w:p>
    <w:p w14:paraId="402D0C37" w14:textId="77777777" w:rsidR="00003573" w:rsidRPr="00003573" w:rsidRDefault="00003573" w:rsidP="00003573">
      <w:pPr>
        <w:numPr>
          <w:ilvl w:val="4"/>
          <w:numId w:val="82"/>
        </w:numPr>
      </w:pPr>
      <w:r w:rsidRPr="00003573">
        <w:t>"volume_change_24h": -0.152774,</w:t>
      </w:r>
    </w:p>
    <w:p w14:paraId="1B3A7B64" w14:textId="77777777" w:rsidR="00003573" w:rsidRPr="00003573" w:rsidRDefault="00003573" w:rsidP="00003573">
      <w:pPr>
        <w:numPr>
          <w:ilvl w:val="4"/>
          <w:numId w:val="82"/>
        </w:numPr>
      </w:pPr>
      <w:r w:rsidRPr="00003573">
        <w:t>"percent_change_1h": -0.152774,</w:t>
      </w:r>
    </w:p>
    <w:p w14:paraId="2D9C63E7" w14:textId="77777777" w:rsidR="00003573" w:rsidRPr="00003573" w:rsidRDefault="00003573" w:rsidP="00003573">
      <w:pPr>
        <w:numPr>
          <w:ilvl w:val="4"/>
          <w:numId w:val="82"/>
        </w:numPr>
      </w:pPr>
      <w:r w:rsidRPr="00003573">
        <w:t>"percent_change_24h": 0.518894,</w:t>
      </w:r>
    </w:p>
    <w:p w14:paraId="63B14DB6" w14:textId="77777777" w:rsidR="00003573" w:rsidRPr="00003573" w:rsidRDefault="00003573" w:rsidP="00003573">
      <w:pPr>
        <w:numPr>
          <w:ilvl w:val="4"/>
          <w:numId w:val="82"/>
        </w:numPr>
      </w:pPr>
      <w:r w:rsidRPr="00003573">
        <w:t>"percent_change_7d": 0.986573,</w:t>
      </w:r>
    </w:p>
    <w:p w14:paraId="23FF332F" w14:textId="77777777" w:rsidR="00003573" w:rsidRPr="00003573" w:rsidRDefault="00003573" w:rsidP="00003573">
      <w:pPr>
        <w:numPr>
          <w:ilvl w:val="4"/>
          <w:numId w:val="82"/>
        </w:numPr>
      </w:pPr>
      <w:r w:rsidRPr="00003573">
        <w:t>"market_cap": 158055024432,</w:t>
      </w:r>
    </w:p>
    <w:p w14:paraId="105B536A" w14:textId="77777777" w:rsidR="00003573" w:rsidRPr="00003573" w:rsidRDefault="00003573" w:rsidP="00003573">
      <w:pPr>
        <w:numPr>
          <w:ilvl w:val="4"/>
          <w:numId w:val="82"/>
        </w:numPr>
      </w:pPr>
      <w:r w:rsidRPr="00003573">
        <w:t>"market_cap_dominance": 51,</w:t>
      </w:r>
    </w:p>
    <w:p w14:paraId="1A9BCBF9" w14:textId="77777777" w:rsidR="00003573" w:rsidRPr="00003573" w:rsidRDefault="00003573" w:rsidP="00003573">
      <w:pPr>
        <w:numPr>
          <w:ilvl w:val="4"/>
          <w:numId w:val="82"/>
        </w:numPr>
      </w:pPr>
      <w:r w:rsidRPr="00003573">
        <w:t>"fully_diluted_market_cap": 952835089431.14,</w:t>
      </w:r>
    </w:p>
    <w:p w14:paraId="65ECC75A" w14:textId="77777777" w:rsidR="00003573" w:rsidRPr="00003573" w:rsidRDefault="00003573" w:rsidP="00003573">
      <w:pPr>
        <w:numPr>
          <w:ilvl w:val="4"/>
          <w:numId w:val="82"/>
        </w:numPr>
      </w:pPr>
      <w:r w:rsidRPr="00003573">
        <w:t>"last_updated": "2018-08-09T22:53:32.000Z"</w:t>
      </w:r>
    </w:p>
    <w:p w14:paraId="47A8B4DE" w14:textId="77777777" w:rsidR="00003573" w:rsidRPr="00003573" w:rsidRDefault="00003573" w:rsidP="00003573">
      <w:r w:rsidRPr="00003573">
        <w:t>},</w:t>
      </w:r>
    </w:p>
    <w:p w14:paraId="2E2F7514" w14:textId="77777777" w:rsidR="00003573" w:rsidRPr="00003573" w:rsidRDefault="00003573" w:rsidP="00003573">
      <w:pPr>
        <w:numPr>
          <w:ilvl w:val="3"/>
          <w:numId w:val="82"/>
        </w:numPr>
      </w:pPr>
      <w:r w:rsidRPr="00003573">
        <w:t>"ETH": {</w:t>
      </w:r>
    </w:p>
    <w:p w14:paraId="6DAB3E3B" w14:textId="77777777" w:rsidR="00003573" w:rsidRPr="00003573" w:rsidRDefault="00003573" w:rsidP="00003573">
      <w:pPr>
        <w:numPr>
          <w:ilvl w:val="4"/>
          <w:numId w:val="82"/>
        </w:numPr>
      </w:pPr>
      <w:r w:rsidRPr="00003573">
        <w:t>"price": 1,</w:t>
      </w:r>
    </w:p>
    <w:p w14:paraId="5D7F3F97" w14:textId="77777777" w:rsidR="00003573" w:rsidRPr="00003573" w:rsidRDefault="00003573" w:rsidP="00003573">
      <w:pPr>
        <w:numPr>
          <w:ilvl w:val="4"/>
          <w:numId w:val="82"/>
        </w:numPr>
      </w:pPr>
      <w:r w:rsidRPr="00003573">
        <w:t>"volume_24h": 772012,</w:t>
      </w:r>
    </w:p>
    <w:p w14:paraId="75B75BE5" w14:textId="77777777" w:rsidR="00003573" w:rsidRPr="00003573" w:rsidRDefault="00003573" w:rsidP="00003573">
      <w:pPr>
        <w:numPr>
          <w:ilvl w:val="4"/>
          <w:numId w:val="82"/>
        </w:numPr>
      </w:pPr>
      <w:r w:rsidRPr="00003573">
        <w:t>"volume_change_24h": -0.152774,</w:t>
      </w:r>
    </w:p>
    <w:p w14:paraId="164D4A71" w14:textId="77777777" w:rsidR="00003573" w:rsidRPr="00003573" w:rsidRDefault="00003573" w:rsidP="00003573">
      <w:pPr>
        <w:numPr>
          <w:ilvl w:val="4"/>
          <w:numId w:val="82"/>
        </w:numPr>
      </w:pPr>
      <w:r w:rsidRPr="00003573">
        <w:t>"percent_change_1h": 0,</w:t>
      </w:r>
    </w:p>
    <w:p w14:paraId="2E2D9A68" w14:textId="77777777" w:rsidR="00003573" w:rsidRPr="00003573" w:rsidRDefault="00003573" w:rsidP="00003573">
      <w:pPr>
        <w:numPr>
          <w:ilvl w:val="4"/>
          <w:numId w:val="82"/>
        </w:numPr>
      </w:pPr>
      <w:r w:rsidRPr="00003573">
        <w:t>"percent_change_24h": 0,</w:t>
      </w:r>
    </w:p>
    <w:p w14:paraId="26895AF4" w14:textId="77777777" w:rsidR="00003573" w:rsidRPr="00003573" w:rsidRDefault="00003573" w:rsidP="00003573">
      <w:pPr>
        <w:numPr>
          <w:ilvl w:val="4"/>
          <w:numId w:val="82"/>
        </w:numPr>
      </w:pPr>
      <w:r w:rsidRPr="00003573">
        <w:t>"percent_change_7d": 0,</w:t>
      </w:r>
    </w:p>
    <w:p w14:paraId="7E730DF1" w14:textId="77777777" w:rsidR="00003573" w:rsidRPr="00003573" w:rsidRDefault="00003573" w:rsidP="00003573">
      <w:pPr>
        <w:numPr>
          <w:ilvl w:val="4"/>
          <w:numId w:val="82"/>
        </w:numPr>
      </w:pPr>
      <w:r w:rsidRPr="00003573">
        <w:t>"market_cap": 17024600,</w:t>
      </w:r>
    </w:p>
    <w:p w14:paraId="1EEAC572" w14:textId="77777777" w:rsidR="00003573" w:rsidRPr="00003573" w:rsidRDefault="00003573" w:rsidP="00003573">
      <w:pPr>
        <w:numPr>
          <w:ilvl w:val="4"/>
          <w:numId w:val="82"/>
        </w:numPr>
      </w:pPr>
      <w:r w:rsidRPr="00003573">
        <w:t>"market_cap_dominance": 12,</w:t>
      </w:r>
    </w:p>
    <w:p w14:paraId="2FA579A9" w14:textId="77777777" w:rsidR="00003573" w:rsidRPr="00003573" w:rsidRDefault="00003573" w:rsidP="00003573">
      <w:pPr>
        <w:numPr>
          <w:ilvl w:val="4"/>
          <w:numId w:val="82"/>
        </w:numPr>
      </w:pPr>
      <w:r w:rsidRPr="00003573">
        <w:t>"fully_diluted_market_cap": 952835089431.14,</w:t>
      </w:r>
    </w:p>
    <w:p w14:paraId="7A391AAA" w14:textId="77777777" w:rsidR="00003573" w:rsidRPr="00003573" w:rsidRDefault="00003573" w:rsidP="00003573">
      <w:pPr>
        <w:numPr>
          <w:ilvl w:val="4"/>
          <w:numId w:val="82"/>
        </w:numPr>
      </w:pPr>
      <w:r w:rsidRPr="00003573">
        <w:t>"last_updated": "2018-08-09T22:53:32.000Z"</w:t>
      </w:r>
    </w:p>
    <w:p w14:paraId="7BC0D687" w14:textId="77777777" w:rsidR="00003573" w:rsidRPr="00003573" w:rsidRDefault="00003573" w:rsidP="00003573">
      <w:r w:rsidRPr="00003573">
        <w:t>}</w:t>
      </w:r>
    </w:p>
    <w:p w14:paraId="2FF2F31A" w14:textId="77777777" w:rsidR="00003573" w:rsidRPr="00003573" w:rsidRDefault="00003573" w:rsidP="00003573">
      <w:pPr>
        <w:numPr>
          <w:ilvl w:val="2"/>
          <w:numId w:val="82"/>
        </w:numPr>
      </w:pPr>
      <w:r w:rsidRPr="00003573">
        <w:t>}</w:t>
      </w:r>
    </w:p>
    <w:p w14:paraId="1665023E" w14:textId="77777777" w:rsidR="00003573" w:rsidRPr="00003573" w:rsidRDefault="00003573" w:rsidP="00003573">
      <w:pPr>
        <w:numPr>
          <w:ilvl w:val="1"/>
          <w:numId w:val="82"/>
        </w:numPr>
      </w:pPr>
      <w:r w:rsidRPr="00003573">
        <w:t>}</w:t>
      </w:r>
    </w:p>
    <w:p w14:paraId="3C13B72D" w14:textId="77777777" w:rsidR="00003573" w:rsidRPr="00003573" w:rsidRDefault="00003573" w:rsidP="00003573">
      <w:pPr>
        <w:numPr>
          <w:ilvl w:val="0"/>
          <w:numId w:val="82"/>
        </w:numPr>
      </w:pPr>
      <w:r w:rsidRPr="00003573">
        <w:t>],</w:t>
      </w:r>
    </w:p>
    <w:p w14:paraId="5B670B18" w14:textId="77777777" w:rsidR="00003573" w:rsidRPr="00003573" w:rsidRDefault="00003573" w:rsidP="00003573">
      <w:pPr>
        <w:numPr>
          <w:ilvl w:val="0"/>
          <w:numId w:val="82"/>
        </w:numPr>
      </w:pPr>
      <w:r w:rsidRPr="00003573">
        <w:t>"status": {</w:t>
      </w:r>
    </w:p>
    <w:p w14:paraId="1B217814" w14:textId="77777777" w:rsidR="00003573" w:rsidRPr="00003573" w:rsidRDefault="00003573" w:rsidP="00003573">
      <w:pPr>
        <w:numPr>
          <w:ilvl w:val="1"/>
          <w:numId w:val="82"/>
        </w:numPr>
      </w:pPr>
      <w:r w:rsidRPr="00003573">
        <w:t>"timestamp": "2018-06-02T22:51:28.209Z",</w:t>
      </w:r>
    </w:p>
    <w:p w14:paraId="6E08615E" w14:textId="77777777" w:rsidR="00003573" w:rsidRPr="00003573" w:rsidRDefault="00003573" w:rsidP="00003573">
      <w:pPr>
        <w:numPr>
          <w:ilvl w:val="1"/>
          <w:numId w:val="82"/>
        </w:numPr>
      </w:pPr>
      <w:r w:rsidRPr="00003573">
        <w:t>"error_code": 0,</w:t>
      </w:r>
    </w:p>
    <w:p w14:paraId="528C45A3" w14:textId="77777777" w:rsidR="00003573" w:rsidRPr="00003573" w:rsidRDefault="00003573" w:rsidP="00003573">
      <w:pPr>
        <w:numPr>
          <w:ilvl w:val="1"/>
          <w:numId w:val="82"/>
        </w:numPr>
      </w:pPr>
      <w:r w:rsidRPr="00003573">
        <w:t>"error_message": "",</w:t>
      </w:r>
    </w:p>
    <w:p w14:paraId="6A586D08" w14:textId="77777777" w:rsidR="00003573" w:rsidRPr="00003573" w:rsidRDefault="00003573" w:rsidP="00003573">
      <w:pPr>
        <w:numPr>
          <w:ilvl w:val="1"/>
          <w:numId w:val="82"/>
        </w:numPr>
      </w:pPr>
      <w:r w:rsidRPr="00003573">
        <w:t>"elapsed": 10,</w:t>
      </w:r>
    </w:p>
    <w:p w14:paraId="5D5BBE8C" w14:textId="77777777" w:rsidR="00003573" w:rsidRPr="00003573" w:rsidRDefault="00003573" w:rsidP="00003573">
      <w:pPr>
        <w:numPr>
          <w:ilvl w:val="1"/>
          <w:numId w:val="82"/>
        </w:numPr>
      </w:pPr>
      <w:r w:rsidRPr="00003573">
        <w:t>"credit_count": 1</w:t>
      </w:r>
    </w:p>
    <w:p w14:paraId="23A9D741" w14:textId="77777777" w:rsidR="00003573" w:rsidRPr="00003573" w:rsidRDefault="00003573" w:rsidP="00003573">
      <w:r w:rsidRPr="00003573">
        <w:t>}</w:t>
      </w:r>
    </w:p>
    <w:p w14:paraId="45B39CA6" w14:textId="77777777" w:rsidR="00003573" w:rsidRPr="00003573" w:rsidRDefault="00003573" w:rsidP="00003573">
      <w:r w:rsidRPr="00003573">
        <w:t>}</w:t>
      </w:r>
    </w:p>
    <w:p w14:paraId="168D6373" w14:textId="77777777" w:rsidR="00003573" w:rsidRPr="00003573" w:rsidRDefault="00003573" w:rsidP="00003573">
      <w:r w:rsidRPr="00003573">
        <w:t>Listings New</w:t>
      </w:r>
    </w:p>
    <w:p w14:paraId="492CEFC5" w14:textId="77777777" w:rsidR="00003573" w:rsidRPr="00003573" w:rsidRDefault="00003573" w:rsidP="00003573">
      <w:r w:rsidRPr="00003573">
        <w:t>Returns a paginated list of most recently added cryptocurrencies.</w:t>
      </w:r>
    </w:p>
    <w:p w14:paraId="5BF72CDC" w14:textId="77777777" w:rsidR="00003573" w:rsidRPr="00003573" w:rsidRDefault="00003573" w:rsidP="00003573">
      <w:r w:rsidRPr="00003573">
        <w:rPr>
          <w:b/>
          <w:bCs/>
        </w:rPr>
        <w:t>This endpoint is available on the following </w:t>
      </w:r>
      <w:hyperlink r:id="rId260" w:tgtFrame="_blank" w:history="1">
        <w:r w:rsidRPr="00003573">
          <w:rPr>
            <w:rStyle w:val="Hyperlink"/>
            <w:b/>
            <w:bCs/>
          </w:rPr>
          <w:t>API plans</w:t>
        </w:r>
      </w:hyperlink>
      <w:r w:rsidRPr="00003573">
        <w:rPr>
          <w:b/>
          <w:bCs/>
        </w:rPr>
        <w:t>:</w:t>
      </w:r>
    </w:p>
    <w:p w14:paraId="3480DB06" w14:textId="77777777" w:rsidR="00003573" w:rsidRPr="00003573" w:rsidRDefault="00003573" w:rsidP="00003573">
      <w:pPr>
        <w:numPr>
          <w:ilvl w:val="0"/>
          <w:numId w:val="83"/>
        </w:numPr>
      </w:pPr>
      <w:r w:rsidRPr="00003573">
        <w:t>Startup</w:t>
      </w:r>
    </w:p>
    <w:p w14:paraId="4E5F4C9F" w14:textId="77777777" w:rsidR="00003573" w:rsidRPr="00003573" w:rsidRDefault="00003573" w:rsidP="00003573">
      <w:pPr>
        <w:numPr>
          <w:ilvl w:val="0"/>
          <w:numId w:val="83"/>
        </w:numPr>
      </w:pPr>
      <w:r w:rsidRPr="00003573">
        <w:t>Standard</w:t>
      </w:r>
    </w:p>
    <w:p w14:paraId="390B48A1" w14:textId="77777777" w:rsidR="00003573" w:rsidRPr="00003573" w:rsidRDefault="00003573" w:rsidP="00003573">
      <w:pPr>
        <w:numPr>
          <w:ilvl w:val="0"/>
          <w:numId w:val="83"/>
        </w:numPr>
      </w:pPr>
      <w:r w:rsidRPr="00003573">
        <w:t>Professional</w:t>
      </w:r>
    </w:p>
    <w:p w14:paraId="00EE0C4D" w14:textId="77777777" w:rsidR="00003573" w:rsidRPr="00003573" w:rsidRDefault="00003573" w:rsidP="00003573">
      <w:pPr>
        <w:numPr>
          <w:ilvl w:val="0"/>
          <w:numId w:val="83"/>
        </w:numPr>
      </w:pPr>
      <w:r w:rsidRPr="00003573">
        <w:t>Enterprise</w:t>
      </w:r>
    </w:p>
    <w:p w14:paraId="475AA836" w14:textId="77777777" w:rsidR="00003573" w:rsidRPr="00003573" w:rsidRDefault="00003573" w:rsidP="00003573">
      <w:r w:rsidRPr="00003573">
        <w:rPr>
          <w:b/>
          <w:bCs/>
        </w:rPr>
        <w:t>Cache / Update frequency:</w:t>
      </w:r>
      <w:r w:rsidRPr="00003573">
        <w:t> Every 60 seconds.</w:t>
      </w:r>
      <w:r w:rsidRPr="00003573">
        <w:br/>
      </w:r>
      <w:r w:rsidRPr="00003573">
        <w:rPr>
          <w:b/>
          <w:bCs/>
        </w:rPr>
        <w:t>Plan credit use:</w:t>
      </w:r>
      <w:r w:rsidRPr="00003573">
        <w:t> 1 call credit per 200 cryptocurrencies returned (rounded up) and 1 call credit per convert option beyond the first.</w:t>
      </w:r>
      <w:r w:rsidRPr="00003573">
        <w:br/>
      </w:r>
      <w:r w:rsidRPr="00003573">
        <w:rPr>
          <w:b/>
          <w:bCs/>
        </w:rPr>
        <w:t>CMC equivalent pages:</w:t>
      </w:r>
      <w:r w:rsidRPr="00003573">
        <w:t> Our "new" cryptocurrency page </w:t>
      </w:r>
      <w:hyperlink r:id="rId261" w:history="1">
        <w:r w:rsidRPr="00003573">
          <w:rPr>
            <w:rStyle w:val="Hyperlink"/>
          </w:rPr>
          <w:t>coinmarketcap.com/new/</w:t>
        </w:r>
      </w:hyperlink>
    </w:p>
    <w:p w14:paraId="7BF3E8F8" w14:textId="77777777" w:rsidR="00003573" w:rsidRPr="00003573" w:rsidRDefault="00003573" w:rsidP="00003573">
      <w:r w:rsidRPr="00003573">
        <w:rPr>
          <w:b/>
          <w:bCs/>
          <w:i/>
          <w:iCs/>
        </w:rPr>
        <w:t>NOTE:</w:t>
      </w:r>
      <w:r w:rsidRPr="00003573">
        <w:rPr>
          <w:i/>
          <w:iCs/>
        </w:rPr>
        <w:t> Use this endpoint if you need a sorted and paginated list of all recently added cryptocurrencies.</w:t>
      </w:r>
    </w:p>
    <w:p w14:paraId="573D7717" w14:textId="77777777" w:rsidR="00003573" w:rsidRPr="00003573" w:rsidRDefault="00003573" w:rsidP="00003573">
      <w:pPr>
        <w:rPr>
          <w:b/>
          <w:bCs/>
        </w:rPr>
      </w:pPr>
      <w:r w:rsidRPr="00003573">
        <w:rPr>
          <w:b/>
          <w:bCs/>
        </w:rPr>
        <w:t>Parameters</w:t>
      </w:r>
    </w:p>
    <w:p w14:paraId="6C0E9714" w14:textId="77777777" w:rsidR="00003573" w:rsidRPr="00003573" w:rsidRDefault="00003573" w:rsidP="00003573">
      <w:r w:rsidRPr="00003573">
        <w:t>query Parameters ?</w:t>
      </w:r>
    </w:p>
    <w:p w14:paraId="06C6BF6C" w14:textId="77777777" w:rsidR="00003573" w:rsidRPr="00003573" w:rsidRDefault="00003573" w:rsidP="00003573">
      <w:r w:rsidRPr="00003573">
        <w:t> start</w:t>
      </w:r>
    </w:p>
    <w:p w14:paraId="11AA4E1B" w14:textId="77777777" w:rsidR="00003573" w:rsidRPr="00003573" w:rsidRDefault="00003573" w:rsidP="00003573">
      <w:r w:rsidRPr="00003573">
        <w:t>integer &gt;= 1</w:t>
      </w:r>
    </w:p>
    <w:p w14:paraId="4D831A4E" w14:textId="77777777" w:rsidR="00003573" w:rsidRPr="00003573" w:rsidRDefault="00003573" w:rsidP="00003573">
      <w:r w:rsidRPr="00003573">
        <w:t>1</w:t>
      </w:r>
    </w:p>
    <w:p w14:paraId="3994FA87" w14:textId="77777777" w:rsidR="00003573" w:rsidRPr="00003573" w:rsidRDefault="00003573" w:rsidP="00003573">
      <w:r w:rsidRPr="00003573">
        <w:t>Optionally offset the start (1-based index) of the paginated list of items to return.</w:t>
      </w:r>
    </w:p>
    <w:p w14:paraId="235BDEDE" w14:textId="77777777" w:rsidR="00003573" w:rsidRPr="00003573" w:rsidRDefault="00003573" w:rsidP="00003573">
      <w:r w:rsidRPr="00003573">
        <w:t> limit</w:t>
      </w:r>
    </w:p>
    <w:p w14:paraId="1681AB9D" w14:textId="77777777" w:rsidR="00003573" w:rsidRPr="00003573" w:rsidRDefault="00003573" w:rsidP="00003573">
      <w:r w:rsidRPr="00003573">
        <w:t>integer [ 1 .. 5000 ]</w:t>
      </w:r>
    </w:p>
    <w:p w14:paraId="07A16C06" w14:textId="77777777" w:rsidR="00003573" w:rsidRPr="00003573" w:rsidRDefault="00003573" w:rsidP="00003573">
      <w:r w:rsidRPr="00003573">
        <w:t>100</w:t>
      </w:r>
    </w:p>
    <w:p w14:paraId="56B9C851" w14:textId="77777777" w:rsidR="00003573" w:rsidRPr="00003573" w:rsidRDefault="00003573" w:rsidP="00003573">
      <w:r w:rsidRPr="00003573">
        <w:t>Optionally specify the number of results to return. Use this parameter and the "start" parameter to determine your own pagination size.</w:t>
      </w:r>
    </w:p>
    <w:p w14:paraId="3046B6B9" w14:textId="77777777" w:rsidR="00003573" w:rsidRPr="00003573" w:rsidRDefault="00003573" w:rsidP="00003573">
      <w:r w:rsidRPr="00003573">
        <w:t> convert</w:t>
      </w:r>
    </w:p>
    <w:p w14:paraId="23DCB53E" w14:textId="77777777" w:rsidR="00003573" w:rsidRPr="00003573" w:rsidRDefault="00003573" w:rsidP="00003573">
      <w:r w:rsidRPr="00003573">
        <w:t>string</w:t>
      </w:r>
    </w:p>
    <w:p w14:paraId="6521E3C9" w14:textId="77777777" w:rsidR="00003573" w:rsidRPr="00003573" w:rsidRDefault="00003573" w:rsidP="00003573">
      <w:r w:rsidRPr="00003573">
        <w:t>Optionally calculate market quotes in up to 120 currencies at once by passing a comma-separated list of cryptocurrency or fiat currency symbols. Each additional convert option beyond the first requires an additional call credit. A list of supported fiat options can be found </w:t>
      </w:r>
      <w:hyperlink r:id="rId262" w:anchor="section/Standards-and-Conventions" w:history="1">
        <w:r w:rsidRPr="00003573">
          <w:rPr>
            <w:rStyle w:val="Hyperlink"/>
          </w:rPr>
          <w:t>here</w:t>
        </w:r>
      </w:hyperlink>
      <w:r w:rsidRPr="00003573">
        <w:t>. Each conversion is returned in its own "quote" object.</w:t>
      </w:r>
    </w:p>
    <w:p w14:paraId="602C952C" w14:textId="77777777" w:rsidR="00003573" w:rsidRPr="00003573" w:rsidRDefault="00003573" w:rsidP="00003573">
      <w:r w:rsidRPr="00003573">
        <w:t> convert_id</w:t>
      </w:r>
    </w:p>
    <w:p w14:paraId="29639C31" w14:textId="77777777" w:rsidR="00003573" w:rsidRPr="00003573" w:rsidRDefault="00003573" w:rsidP="00003573">
      <w:r w:rsidRPr="00003573">
        <w:t>string</w:t>
      </w:r>
    </w:p>
    <w:p w14:paraId="6D6BCA28"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5B374FE0" w14:textId="77777777" w:rsidR="00003573" w:rsidRPr="00003573" w:rsidRDefault="00003573" w:rsidP="00003573">
      <w:r w:rsidRPr="00003573">
        <w:t> sort_dir</w:t>
      </w:r>
    </w:p>
    <w:p w14:paraId="74001B37" w14:textId="77777777" w:rsidR="00003573" w:rsidRPr="00003573" w:rsidRDefault="00003573" w:rsidP="00003573">
      <w:r w:rsidRPr="00003573">
        <w:t>string</w:t>
      </w:r>
    </w:p>
    <w:p w14:paraId="4320FAD3" w14:textId="77777777" w:rsidR="00003573" w:rsidRPr="00003573" w:rsidRDefault="00003573" w:rsidP="00003573">
      <w:r w:rsidRPr="00003573">
        <w:t>"asc""desc"</w:t>
      </w:r>
    </w:p>
    <w:p w14:paraId="63435594" w14:textId="77777777" w:rsidR="00003573" w:rsidRPr="00003573" w:rsidRDefault="00003573" w:rsidP="00003573">
      <w:r w:rsidRPr="00003573">
        <w:t>The direction in which to order cryptocurrencies against the specified sort.</w:t>
      </w:r>
    </w:p>
    <w:p w14:paraId="2937024F" w14:textId="77777777" w:rsidR="00003573" w:rsidRPr="00003573" w:rsidRDefault="00003573" w:rsidP="00003573">
      <w:r w:rsidRPr="00003573">
        <w:t>Responses</w:t>
      </w:r>
    </w:p>
    <w:p w14:paraId="3E60479F" w14:textId="77777777" w:rsidR="00003573" w:rsidRPr="00003573" w:rsidRDefault="00003573" w:rsidP="00003573">
      <w:r w:rsidRPr="00003573">
        <w:t>200 Successful</w:t>
      </w:r>
    </w:p>
    <w:p w14:paraId="0EA87E13"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4D60C58F" w14:textId="77777777">
        <w:tc>
          <w:tcPr>
            <w:tcW w:w="0" w:type="auto"/>
            <w:noWrap/>
            <w:tcMar>
              <w:top w:w="150" w:type="dxa"/>
              <w:left w:w="0" w:type="dxa"/>
              <w:bottom w:w="150" w:type="dxa"/>
              <w:right w:w="0" w:type="dxa"/>
            </w:tcMar>
            <w:hideMark/>
          </w:tcPr>
          <w:p w14:paraId="70F9542C"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281F21CF" w14:textId="77777777" w:rsidR="00003573" w:rsidRPr="00003573" w:rsidRDefault="00003573" w:rsidP="00003573">
            <w:r w:rsidRPr="00003573">
              <w:t>Array of cryptocurrency objects matching the list options.</w:t>
            </w:r>
          </w:p>
        </w:tc>
      </w:tr>
      <w:tr w:rsidR="00003573" w:rsidRPr="00003573" w14:paraId="3C469B87" w14:textId="77777777">
        <w:tc>
          <w:tcPr>
            <w:tcW w:w="0" w:type="auto"/>
            <w:gridSpan w:val="2"/>
            <w:tcMar>
              <w:top w:w="0" w:type="dxa"/>
              <w:left w:w="150" w:type="dxa"/>
              <w:bottom w:w="0" w:type="dxa"/>
              <w:right w:w="150" w:type="dxa"/>
            </w:tcMar>
            <w:vAlign w:val="center"/>
            <w:hideMark/>
          </w:tcPr>
          <w:p w14:paraId="1487E41B" w14:textId="77777777" w:rsidR="00003573" w:rsidRPr="00003573" w:rsidRDefault="00003573" w:rsidP="00003573"/>
        </w:tc>
      </w:tr>
      <w:tr w:rsidR="00003573" w:rsidRPr="00003573" w14:paraId="62949A67" w14:textId="77777777">
        <w:tc>
          <w:tcPr>
            <w:tcW w:w="0" w:type="auto"/>
            <w:noWrap/>
            <w:tcMar>
              <w:top w:w="150" w:type="dxa"/>
              <w:left w:w="0" w:type="dxa"/>
              <w:bottom w:w="150" w:type="dxa"/>
              <w:right w:w="0" w:type="dxa"/>
            </w:tcMar>
            <w:hideMark/>
          </w:tcPr>
          <w:p w14:paraId="7BC95AF6"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76B39629" w14:textId="77777777" w:rsidR="00003573" w:rsidRPr="00003573" w:rsidRDefault="00003573" w:rsidP="00003573">
            <w:r w:rsidRPr="00003573">
              <w:t>Standardized status object for API calls.</w:t>
            </w:r>
          </w:p>
        </w:tc>
      </w:tr>
      <w:tr w:rsidR="00003573" w:rsidRPr="00003573" w14:paraId="2DB3F50F" w14:textId="77777777">
        <w:tc>
          <w:tcPr>
            <w:tcW w:w="0" w:type="auto"/>
            <w:gridSpan w:val="2"/>
            <w:tcBorders>
              <w:left w:val="nil"/>
            </w:tcBorders>
            <w:tcMar>
              <w:top w:w="0" w:type="dxa"/>
              <w:left w:w="150" w:type="dxa"/>
              <w:bottom w:w="0" w:type="dxa"/>
              <w:right w:w="150" w:type="dxa"/>
            </w:tcMar>
            <w:vAlign w:val="center"/>
            <w:hideMark/>
          </w:tcPr>
          <w:p w14:paraId="79F456D4" w14:textId="77777777" w:rsidR="00003573" w:rsidRPr="00003573" w:rsidRDefault="00003573" w:rsidP="00003573"/>
        </w:tc>
      </w:tr>
    </w:tbl>
    <w:p w14:paraId="6BCD059B" w14:textId="77777777" w:rsidR="00003573" w:rsidRPr="00003573" w:rsidRDefault="00003573" w:rsidP="00003573">
      <w:r w:rsidRPr="00003573">
        <w:t>400 Bad Request</w:t>
      </w:r>
    </w:p>
    <w:p w14:paraId="335CFE40" w14:textId="77777777" w:rsidR="00003573" w:rsidRPr="00003573" w:rsidRDefault="00003573" w:rsidP="00003573">
      <w:r w:rsidRPr="00003573">
        <w:t>401 Unauthorized</w:t>
      </w:r>
    </w:p>
    <w:p w14:paraId="1192A94E" w14:textId="77777777" w:rsidR="00003573" w:rsidRPr="00003573" w:rsidRDefault="00003573" w:rsidP="00003573">
      <w:r w:rsidRPr="00003573">
        <w:t>403 Forbidden</w:t>
      </w:r>
    </w:p>
    <w:p w14:paraId="4275D6D3" w14:textId="77777777" w:rsidR="00003573" w:rsidRPr="00003573" w:rsidRDefault="00003573" w:rsidP="00003573">
      <w:r w:rsidRPr="00003573">
        <w:t>429 Too Many Requests</w:t>
      </w:r>
    </w:p>
    <w:p w14:paraId="3DBF2D0D" w14:textId="77777777" w:rsidR="00003573" w:rsidRPr="00003573" w:rsidRDefault="00003573" w:rsidP="00003573">
      <w:r w:rsidRPr="00003573">
        <w:t>500 Internal Server Error</w:t>
      </w:r>
    </w:p>
    <w:p w14:paraId="6A3021BD" w14:textId="77777777" w:rsidR="00003573" w:rsidRPr="00003573" w:rsidRDefault="00003573" w:rsidP="00003573">
      <w:pPr>
        <w:rPr>
          <w:b/>
          <w:bCs/>
        </w:rPr>
      </w:pPr>
      <w:r w:rsidRPr="00003573">
        <w:rPr>
          <w:b/>
          <w:bCs/>
        </w:rPr>
        <w:t>get</w:t>
      </w:r>
    </w:p>
    <w:p w14:paraId="538B3D94" w14:textId="77777777" w:rsidR="00003573" w:rsidRPr="00003573" w:rsidRDefault="00003573" w:rsidP="00003573">
      <w:r w:rsidRPr="00003573">
        <w:t> /v1/cryptocurrency/listings/new</w:t>
      </w:r>
    </w:p>
    <w:p w14:paraId="1FC64284" w14:textId="77777777" w:rsidR="00003573" w:rsidRPr="00003573" w:rsidRDefault="00003573" w:rsidP="00003573">
      <w:r w:rsidRPr="00003573">
        <w:t>Server URL</w:t>
      </w:r>
    </w:p>
    <w:p w14:paraId="13F27D13" w14:textId="77777777" w:rsidR="00003573" w:rsidRPr="00003573" w:rsidRDefault="00003573" w:rsidP="00003573">
      <w:r w:rsidRPr="00003573">
        <w:t>https://pro-api.coinmarketcap.com/v1/cryptocurrency/listings/new</w:t>
      </w:r>
    </w:p>
    <w:p w14:paraId="58B50171" w14:textId="77777777" w:rsidR="00003573" w:rsidRPr="00003573" w:rsidRDefault="00003573" w:rsidP="00003573">
      <w:r w:rsidRPr="00003573">
        <w:br/>
        <w:t>Response samples</w:t>
      </w:r>
    </w:p>
    <w:p w14:paraId="33052717" w14:textId="77777777" w:rsidR="00003573" w:rsidRPr="00003573" w:rsidRDefault="00003573" w:rsidP="00003573">
      <w:pPr>
        <w:numPr>
          <w:ilvl w:val="0"/>
          <w:numId w:val="84"/>
        </w:numPr>
      </w:pPr>
      <w:r w:rsidRPr="00003573">
        <w:t>200 Successful</w:t>
      </w:r>
    </w:p>
    <w:p w14:paraId="67B96B6E" w14:textId="77777777" w:rsidR="00003573" w:rsidRPr="00003573" w:rsidRDefault="00003573" w:rsidP="00003573">
      <w:pPr>
        <w:numPr>
          <w:ilvl w:val="0"/>
          <w:numId w:val="84"/>
        </w:numPr>
      </w:pPr>
      <w:r w:rsidRPr="00003573">
        <w:t>400 Bad Request</w:t>
      </w:r>
    </w:p>
    <w:p w14:paraId="4F5B3F24" w14:textId="77777777" w:rsidR="00003573" w:rsidRPr="00003573" w:rsidRDefault="00003573" w:rsidP="00003573">
      <w:pPr>
        <w:numPr>
          <w:ilvl w:val="0"/>
          <w:numId w:val="84"/>
        </w:numPr>
      </w:pPr>
      <w:r w:rsidRPr="00003573">
        <w:t>401 Unauthorized</w:t>
      </w:r>
    </w:p>
    <w:p w14:paraId="7A921C4B" w14:textId="77777777" w:rsidR="00003573" w:rsidRPr="00003573" w:rsidRDefault="00003573" w:rsidP="00003573">
      <w:pPr>
        <w:numPr>
          <w:ilvl w:val="0"/>
          <w:numId w:val="84"/>
        </w:numPr>
      </w:pPr>
      <w:r w:rsidRPr="00003573">
        <w:t>403 Forbidden</w:t>
      </w:r>
    </w:p>
    <w:p w14:paraId="52546FBE" w14:textId="77777777" w:rsidR="00003573" w:rsidRPr="00003573" w:rsidRDefault="00003573" w:rsidP="00003573">
      <w:pPr>
        <w:numPr>
          <w:ilvl w:val="0"/>
          <w:numId w:val="84"/>
        </w:numPr>
      </w:pPr>
      <w:r w:rsidRPr="00003573">
        <w:t>429 Too Many Requests</w:t>
      </w:r>
    </w:p>
    <w:p w14:paraId="0C4FA7AA" w14:textId="77777777" w:rsidR="00003573" w:rsidRPr="00003573" w:rsidRDefault="00003573" w:rsidP="00003573">
      <w:pPr>
        <w:numPr>
          <w:ilvl w:val="0"/>
          <w:numId w:val="84"/>
        </w:numPr>
      </w:pPr>
      <w:r w:rsidRPr="00003573">
        <w:t>500 Internal Server Error</w:t>
      </w:r>
    </w:p>
    <w:p w14:paraId="66DFDDDA" w14:textId="77777777" w:rsidR="00003573" w:rsidRPr="00003573" w:rsidRDefault="00003573" w:rsidP="00003573">
      <w:r w:rsidRPr="00003573">
        <w:t>{</w:t>
      </w:r>
    </w:p>
    <w:p w14:paraId="354EDDC5" w14:textId="77777777" w:rsidR="00003573" w:rsidRPr="00003573" w:rsidRDefault="00003573" w:rsidP="00003573">
      <w:pPr>
        <w:numPr>
          <w:ilvl w:val="0"/>
          <w:numId w:val="85"/>
        </w:numPr>
      </w:pPr>
      <w:r w:rsidRPr="00003573">
        <w:t>"data": [</w:t>
      </w:r>
    </w:p>
    <w:p w14:paraId="2D9EA5C9" w14:textId="77777777" w:rsidR="00003573" w:rsidRPr="00003573" w:rsidRDefault="00003573" w:rsidP="00003573">
      <w:pPr>
        <w:numPr>
          <w:ilvl w:val="1"/>
          <w:numId w:val="85"/>
        </w:numPr>
      </w:pPr>
      <w:r w:rsidRPr="00003573">
        <w:t>{</w:t>
      </w:r>
    </w:p>
    <w:p w14:paraId="3A4AD3FB" w14:textId="77777777" w:rsidR="00003573" w:rsidRPr="00003573" w:rsidRDefault="00003573" w:rsidP="00003573">
      <w:pPr>
        <w:numPr>
          <w:ilvl w:val="2"/>
          <w:numId w:val="85"/>
        </w:numPr>
      </w:pPr>
      <w:r w:rsidRPr="00003573">
        <w:t>"id": 1,</w:t>
      </w:r>
    </w:p>
    <w:p w14:paraId="63B3145B" w14:textId="77777777" w:rsidR="00003573" w:rsidRPr="00003573" w:rsidRDefault="00003573" w:rsidP="00003573">
      <w:pPr>
        <w:numPr>
          <w:ilvl w:val="2"/>
          <w:numId w:val="85"/>
        </w:numPr>
      </w:pPr>
      <w:r w:rsidRPr="00003573">
        <w:t>"name": "Bitcoin",</w:t>
      </w:r>
    </w:p>
    <w:p w14:paraId="6820CE88" w14:textId="77777777" w:rsidR="00003573" w:rsidRPr="00003573" w:rsidRDefault="00003573" w:rsidP="00003573">
      <w:pPr>
        <w:numPr>
          <w:ilvl w:val="2"/>
          <w:numId w:val="85"/>
        </w:numPr>
      </w:pPr>
      <w:r w:rsidRPr="00003573">
        <w:t>"symbol": "BTC",</w:t>
      </w:r>
    </w:p>
    <w:p w14:paraId="4DA031B0" w14:textId="77777777" w:rsidR="00003573" w:rsidRPr="00003573" w:rsidRDefault="00003573" w:rsidP="00003573">
      <w:pPr>
        <w:numPr>
          <w:ilvl w:val="2"/>
          <w:numId w:val="85"/>
        </w:numPr>
      </w:pPr>
      <w:r w:rsidRPr="00003573">
        <w:t>"slug": "bitcoin",</w:t>
      </w:r>
    </w:p>
    <w:p w14:paraId="159F1790" w14:textId="77777777" w:rsidR="00003573" w:rsidRPr="00003573" w:rsidRDefault="00003573" w:rsidP="00003573">
      <w:pPr>
        <w:numPr>
          <w:ilvl w:val="2"/>
          <w:numId w:val="85"/>
        </w:numPr>
      </w:pPr>
      <w:r w:rsidRPr="00003573">
        <w:t>"cmc_rank": 5,</w:t>
      </w:r>
    </w:p>
    <w:p w14:paraId="1357B500" w14:textId="77777777" w:rsidR="00003573" w:rsidRPr="00003573" w:rsidRDefault="00003573" w:rsidP="00003573">
      <w:pPr>
        <w:numPr>
          <w:ilvl w:val="2"/>
          <w:numId w:val="85"/>
        </w:numPr>
      </w:pPr>
      <w:r w:rsidRPr="00003573">
        <w:t>"num_market_pairs": 500,</w:t>
      </w:r>
    </w:p>
    <w:p w14:paraId="26C771A1" w14:textId="77777777" w:rsidR="00003573" w:rsidRPr="00003573" w:rsidRDefault="00003573" w:rsidP="00003573">
      <w:pPr>
        <w:numPr>
          <w:ilvl w:val="2"/>
          <w:numId w:val="85"/>
        </w:numPr>
      </w:pPr>
      <w:r w:rsidRPr="00003573">
        <w:t>"circulating_supply": 16950100,</w:t>
      </w:r>
    </w:p>
    <w:p w14:paraId="4C5F02E8" w14:textId="77777777" w:rsidR="00003573" w:rsidRPr="00003573" w:rsidRDefault="00003573" w:rsidP="00003573">
      <w:pPr>
        <w:numPr>
          <w:ilvl w:val="2"/>
          <w:numId w:val="85"/>
        </w:numPr>
      </w:pPr>
      <w:r w:rsidRPr="00003573">
        <w:t>"total_supply": 16950100,</w:t>
      </w:r>
    </w:p>
    <w:p w14:paraId="73FF5AD1" w14:textId="77777777" w:rsidR="00003573" w:rsidRPr="00003573" w:rsidRDefault="00003573" w:rsidP="00003573">
      <w:pPr>
        <w:numPr>
          <w:ilvl w:val="2"/>
          <w:numId w:val="85"/>
        </w:numPr>
      </w:pPr>
      <w:r w:rsidRPr="00003573">
        <w:t>"max_supply": 21000000,</w:t>
      </w:r>
    </w:p>
    <w:p w14:paraId="264BEA48" w14:textId="77777777" w:rsidR="00003573" w:rsidRPr="00003573" w:rsidRDefault="00003573" w:rsidP="00003573">
      <w:pPr>
        <w:numPr>
          <w:ilvl w:val="2"/>
          <w:numId w:val="85"/>
        </w:numPr>
      </w:pPr>
      <w:r w:rsidRPr="00003573">
        <w:t>"last_updated": "2018-06-02T22:51:28.209Z",</w:t>
      </w:r>
    </w:p>
    <w:p w14:paraId="4967846D" w14:textId="77777777" w:rsidR="00003573" w:rsidRPr="00003573" w:rsidRDefault="00003573" w:rsidP="00003573">
      <w:pPr>
        <w:numPr>
          <w:ilvl w:val="2"/>
          <w:numId w:val="85"/>
        </w:numPr>
      </w:pPr>
      <w:r w:rsidRPr="00003573">
        <w:t>"date_added": "2013-04-28T00:00:00.000Z",</w:t>
      </w:r>
    </w:p>
    <w:p w14:paraId="23503340" w14:textId="77777777" w:rsidR="00003573" w:rsidRPr="00003573" w:rsidRDefault="00003573" w:rsidP="00003573">
      <w:pPr>
        <w:numPr>
          <w:ilvl w:val="2"/>
          <w:numId w:val="85"/>
        </w:numPr>
      </w:pPr>
      <w:r w:rsidRPr="00003573">
        <w:t>"tags": [</w:t>
      </w:r>
    </w:p>
    <w:p w14:paraId="56CAD612" w14:textId="77777777" w:rsidR="00003573" w:rsidRPr="00003573" w:rsidRDefault="00003573" w:rsidP="00003573">
      <w:pPr>
        <w:numPr>
          <w:ilvl w:val="3"/>
          <w:numId w:val="85"/>
        </w:numPr>
      </w:pPr>
      <w:r w:rsidRPr="00003573">
        <w:t>"mineable"</w:t>
      </w:r>
    </w:p>
    <w:p w14:paraId="3E8356BE" w14:textId="77777777" w:rsidR="00003573" w:rsidRPr="00003573" w:rsidRDefault="00003573" w:rsidP="00003573">
      <w:r w:rsidRPr="00003573">
        <w:t>],</w:t>
      </w:r>
    </w:p>
    <w:p w14:paraId="4FA38792" w14:textId="77777777" w:rsidR="00003573" w:rsidRPr="00003573" w:rsidRDefault="00003573" w:rsidP="00003573">
      <w:pPr>
        <w:numPr>
          <w:ilvl w:val="2"/>
          <w:numId w:val="85"/>
        </w:numPr>
      </w:pPr>
      <w:r w:rsidRPr="00003573">
        <w:t>"platform": null,</w:t>
      </w:r>
    </w:p>
    <w:p w14:paraId="4F94CFFE" w14:textId="77777777" w:rsidR="00003573" w:rsidRPr="00003573" w:rsidRDefault="00003573" w:rsidP="00003573">
      <w:pPr>
        <w:numPr>
          <w:ilvl w:val="2"/>
          <w:numId w:val="85"/>
        </w:numPr>
      </w:pPr>
      <w:r w:rsidRPr="00003573">
        <w:t>"quote": {</w:t>
      </w:r>
    </w:p>
    <w:p w14:paraId="1AFC28F4" w14:textId="77777777" w:rsidR="00003573" w:rsidRPr="00003573" w:rsidRDefault="00003573" w:rsidP="00003573">
      <w:pPr>
        <w:numPr>
          <w:ilvl w:val="3"/>
          <w:numId w:val="85"/>
        </w:numPr>
      </w:pPr>
      <w:r w:rsidRPr="00003573">
        <w:t>"USD": {</w:t>
      </w:r>
    </w:p>
    <w:p w14:paraId="56BBDEC6" w14:textId="77777777" w:rsidR="00003573" w:rsidRPr="00003573" w:rsidRDefault="00003573" w:rsidP="00003573">
      <w:pPr>
        <w:numPr>
          <w:ilvl w:val="4"/>
          <w:numId w:val="85"/>
        </w:numPr>
      </w:pPr>
      <w:r w:rsidRPr="00003573">
        <w:t>"price": 9283.92,</w:t>
      </w:r>
    </w:p>
    <w:p w14:paraId="005E2C5F" w14:textId="77777777" w:rsidR="00003573" w:rsidRPr="00003573" w:rsidRDefault="00003573" w:rsidP="00003573">
      <w:pPr>
        <w:numPr>
          <w:ilvl w:val="4"/>
          <w:numId w:val="85"/>
        </w:numPr>
      </w:pPr>
      <w:r w:rsidRPr="00003573">
        <w:t>"volume_24h": 7155680000,</w:t>
      </w:r>
    </w:p>
    <w:p w14:paraId="37D8F534" w14:textId="77777777" w:rsidR="00003573" w:rsidRPr="00003573" w:rsidRDefault="00003573" w:rsidP="00003573">
      <w:pPr>
        <w:numPr>
          <w:ilvl w:val="4"/>
          <w:numId w:val="85"/>
        </w:numPr>
      </w:pPr>
      <w:r w:rsidRPr="00003573">
        <w:t>"volume_change_24h": -0.152774,</w:t>
      </w:r>
    </w:p>
    <w:p w14:paraId="1943AAAE" w14:textId="77777777" w:rsidR="00003573" w:rsidRPr="00003573" w:rsidRDefault="00003573" w:rsidP="00003573">
      <w:pPr>
        <w:numPr>
          <w:ilvl w:val="4"/>
          <w:numId w:val="85"/>
        </w:numPr>
      </w:pPr>
      <w:r w:rsidRPr="00003573">
        <w:t>"percent_change_1h": -0.152774,</w:t>
      </w:r>
    </w:p>
    <w:p w14:paraId="53F78E75" w14:textId="77777777" w:rsidR="00003573" w:rsidRPr="00003573" w:rsidRDefault="00003573" w:rsidP="00003573">
      <w:pPr>
        <w:numPr>
          <w:ilvl w:val="4"/>
          <w:numId w:val="85"/>
        </w:numPr>
      </w:pPr>
      <w:r w:rsidRPr="00003573">
        <w:t>"percent_change_24h": 0.518894,</w:t>
      </w:r>
    </w:p>
    <w:p w14:paraId="5B20EFA6" w14:textId="77777777" w:rsidR="00003573" w:rsidRPr="00003573" w:rsidRDefault="00003573" w:rsidP="00003573">
      <w:pPr>
        <w:numPr>
          <w:ilvl w:val="4"/>
          <w:numId w:val="85"/>
        </w:numPr>
      </w:pPr>
      <w:r w:rsidRPr="00003573">
        <w:t>"percent_change_7d": 0.986573,</w:t>
      </w:r>
    </w:p>
    <w:p w14:paraId="1996A8A5" w14:textId="77777777" w:rsidR="00003573" w:rsidRPr="00003573" w:rsidRDefault="00003573" w:rsidP="00003573">
      <w:pPr>
        <w:numPr>
          <w:ilvl w:val="4"/>
          <w:numId w:val="85"/>
        </w:numPr>
      </w:pPr>
      <w:r w:rsidRPr="00003573">
        <w:t>"market_cap": 852164659250.2758,</w:t>
      </w:r>
    </w:p>
    <w:p w14:paraId="43D086A7" w14:textId="77777777" w:rsidR="00003573" w:rsidRPr="00003573" w:rsidRDefault="00003573" w:rsidP="00003573">
      <w:pPr>
        <w:numPr>
          <w:ilvl w:val="4"/>
          <w:numId w:val="85"/>
        </w:numPr>
      </w:pPr>
      <w:r w:rsidRPr="00003573">
        <w:t>"market_cap_dominance": 51,</w:t>
      </w:r>
    </w:p>
    <w:p w14:paraId="31CA7DCD" w14:textId="77777777" w:rsidR="00003573" w:rsidRPr="00003573" w:rsidRDefault="00003573" w:rsidP="00003573">
      <w:pPr>
        <w:numPr>
          <w:ilvl w:val="4"/>
          <w:numId w:val="85"/>
        </w:numPr>
      </w:pPr>
      <w:r w:rsidRPr="00003573">
        <w:t>"fully_diluted_market_cap": 952835089431.14,</w:t>
      </w:r>
    </w:p>
    <w:p w14:paraId="4048DFBD" w14:textId="77777777" w:rsidR="00003573" w:rsidRPr="00003573" w:rsidRDefault="00003573" w:rsidP="00003573">
      <w:pPr>
        <w:numPr>
          <w:ilvl w:val="4"/>
          <w:numId w:val="85"/>
        </w:numPr>
      </w:pPr>
      <w:r w:rsidRPr="00003573">
        <w:t>"last_updated": "2018-08-09T22:53:32.000Z"</w:t>
      </w:r>
    </w:p>
    <w:p w14:paraId="46BC2D54" w14:textId="77777777" w:rsidR="00003573" w:rsidRPr="00003573" w:rsidRDefault="00003573" w:rsidP="00003573">
      <w:r w:rsidRPr="00003573">
        <w:t>},</w:t>
      </w:r>
    </w:p>
    <w:p w14:paraId="3C23B6EC" w14:textId="77777777" w:rsidR="00003573" w:rsidRPr="00003573" w:rsidRDefault="00003573" w:rsidP="00003573">
      <w:pPr>
        <w:numPr>
          <w:ilvl w:val="3"/>
          <w:numId w:val="85"/>
        </w:numPr>
      </w:pPr>
      <w:r w:rsidRPr="00003573">
        <w:t>"BTC": {</w:t>
      </w:r>
    </w:p>
    <w:p w14:paraId="412D598B" w14:textId="77777777" w:rsidR="00003573" w:rsidRPr="00003573" w:rsidRDefault="00003573" w:rsidP="00003573">
      <w:pPr>
        <w:numPr>
          <w:ilvl w:val="4"/>
          <w:numId w:val="85"/>
        </w:numPr>
      </w:pPr>
      <w:r w:rsidRPr="00003573">
        <w:t>"price": 1,</w:t>
      </w:r>
    </w:p>
    <w:p w14:paraId="03D11339" w14:textId="77777777" w:rsidR="00003573" w:rsidRPr="00003573" w:rsidRDefault="00003573" w:rsidP="00003573">
      <w:pPr>
        <w:numPr>
          <w:ilvl w:val="4"/>
          <w:numId w:val="85"/>
        </w:numPr>
      </w:pPr>
      <w:r w:rsidRPr="00003573">
        <w:t>"volume_24h": 772012,</w:t>
      </w:r>
    </w:p>
    <w:p w14:paraId="06DB3080" w14:textId="77777777" w:rsidR="00003573" w:rsidRPr="00003573" w:rsidRDefault="00003573" w:rsidP="00003573">
      <w:pPr>
        <w:numPr>
          <w:ilvl w:val="4"/>
          <w:numId w:val="85"/>
        </w:numPr>
      </w:pPr>
      <w:r w:rsidRPr="00003573">
        <w:t>"volume_change_24h": 0,</w:t>
      </w:r>
    </w:p>
    <w:p w14:paraId="21E05A38" w14:textId="77777777" w:rsidR="00003573" w:rsidRPr="00003573" w:rsidRDefault="00003573" w:rsidP="00003573">
      <w:pPr>
        <w:numPr>
          <w:ilvl w:val="4"/>
          <w:numId w:val="85"/>
        </w:numPr>
      </w:pPr>
      <w:r w:rsidRPr="00003573">
        <w:t>"percent_change_1h": 0,</w:t>
      </w:r>
    </w:p>
    <w:p w14:paraId="36F1E744" w14:textId="77777777" w:rsidR="00003573" w:rsidRPr="00003573" w:rsidRDefault="00003573" w:rsidP="00003573">
      <w:pPr>
        <w:numPr>
          <w:ilvl w:val="4"/>
          <w:numId w:val="85"/>
        </w:numPr>
      </w:pPr>
      <w:r w:rsidRPr="00003573">
        <w:t>"percent_change_24h": 0,</w:t>
      </w:r>
    </w:p>
    <w:p w14:paraId="7941FC22" w14:textId="77777777" w:rsidR="00003573" w:rsidRPr="00003573" w:rsidRDefault="00003573" w:rsidP="00003573">
      <w:pPr>
        <w:numPr>
          <w:ilvl w:val="4"/>
          <w:numId w:val="85"/>
        </w:numPr>
      </w:pPr>
      <w:r w:rsidRPr="00003573">
        <w:t>"percent_change_7d": 0,</w:t>
      </w:r>
    </w:p>
    <w:p w14:paraId="73729BC9" w14:textId="77777777" w:rsidR="00003573" w:rsidRPr="00003573" w:rsidRDefault="00003573" w:rsidP="00003573">
      <w:pPr>
        <w:numPr>
          <w:ilvl w:val="4"/>
          <w:numId w:val="85"/>
        </w:numPr>
      </w:pPr>
      <w:r w:rsidRPr="00003573">
        <w:t>"market_cap": 17024600,</w:t>
      </w:r>
    </w:p>
    <w:p w14:paraId="0ECF5C8B" w14:textId="77777777" w:rsidR="00003573" w:rsidRPr="00003573" w:rsidRDefault="00003573" w:rsidP="00003573">
      <w:pPr>
        <w:numPr>
          <w:ilvl w:val="4"/>
          <w:numId w:val="85"/>
        </w:numPr>
      </w:pPr>
      <w:r w:rsidRPr="00003573">
        <w:t>"market_cap_dominance": 12,</w:t>
      </w:r>
    </w:p>
    <w:p w14:paraId="441DF0FA" w14:textId="77777777" w:rsidR="00003573" w:rsidRPr="00003573" w:rsidRDefault="00003573" w:rsidP="00003573">
      <w:pPr>
        <w:numPr>
          <w:ilvl w:val="4"/>
          <w:numId w:val="85"/>
        </w:numPr>
      </w:pPr>
      <w:r w:rsidRPr="00003573">
        <w:t>"fully_diluted_market_cap": 952835089431.14,</w:t>
      </w:r>
    </w:p>
    <w:p w14:paraId="4BB26E4D" w14:textId="77777777" w:rsidR="00003573" w:rsidRPr="00003573" w:rsidRDefault="00003573" w:rsidP="00003573">
      <w:pPr>
        <w:numPr>
          <w:ilvl w:val="4"/>
          <w:numId w:val="85"/>
        </w:numPr>
      </w:pPr>
      <w:r w:rsidRPr="00003573">
        <w:t>"last_updated": "2018-08-09T22:53:32.000Z"</w:t>
      </w:r>
    </w:p>
    <w:p w14:paraId="173E64C1" w14:textId="77777777" w:rsidR="00003573" w:rsidRPr="00003573" w:rsidRDefault="00003573" w:rsidP="00003573">
      <w:r w:rsidRPr="00003573">
        <w:t>}</w:t>
      </w:r>
    </w:p>
    <w:p w14:paraId="4FABFF5A" w14:textId="77777777" w:rsidR="00003573" w:rsidRPr="00003573" w:rsidRDefault="00003573" w:rsidP="00003573">
      <w:pPr>
        <w:numPr>
          <w:ilvl w:val="2"/>
          <w:numId w:val="85"/>
        </w:numPr>
      </w:pPr>
      <w:r w:rsidRPr="00003573">
        <w:t>}</w:t>
      </w:r>
    </w:p>
    <w:p w14:paraId="1470053A" w14:textId="77777777" w:rsidR="00003573" w:rsidRPr="00003573" w:rsidRDefault="00003573" w:rsidP="00003573">
      <w:pPr>
        <w:numPr>
          <w:ilvl w:val="1"/>
          <w:numId w:val="85"/>
        </w:numPr>
      </w:pPr>
      <w:r w:rsidRPr="00003573">
        <w:t>},</w:t>
      </w:r>
    </w:p>
    <w:p w14:paraId="28853A45" w14:textId="77777777" w:rsidR="00003573" w:rsidRPr="00003573" w:rsidRDefault="00003573" w:rsidP="00003573">
      <w:pPr>
        <w:numPr>
          <w:ilvl w:val="1"/>
          <w:numId w:val="85"/>
        </w:numPr>
      </w:pPr>
      <w:r w:rsidRPr="00003573">
        <w:t>{</w:t>
      </w:r>
    </w:p>
    <w:p w14:paraId="1A192563" w14:textId="77777777" w:rsidR="00003573" w:rsidRPr="00003573" w:rsidRDefault="00003573" w:rsidP="00003573">
      <w:pPr>
        <w:numPr>
          <w:ilvl w:val="2"/>
          <w:numId w:val="85"/>
        </w:numPr>
      </w:pPr>
      <w:r w:rsidRPr="00003573">
        <w:t>"id": 1027,</w:t>
      </w:r>
    </w:p>
    <w:p w14:paraId="51BC02E8" w14:textId="77777777" w:rsidR="00003573" w:rsidRPr="00003573" w:rsidRDefault="00003573" w:rsidP="00003573">
      <w:pPr>
        <w:numPr>
          <w:ilvl w:val="2"/>
          <w:numId w:val="85"/>
        </w:numPr>
      </w:pPr>
      <w:r w:rsidRPr="00003573">
        <w:t>"name": "Ethereum",</w:t>
      </w:r>
    </w:p>
    <w:p w14:paraId="34C8641C" w14:textId="77777777" w:rsidR="00003573" w:rsidRPr="00003573" w:rsidRDefault="00003573" w:rsidP="00003573">
      <w:pPr>
        <w:numPr>
          <w:ilvl w:val="2"/>
          <w:numId w:val="85"/>
        </w:numPr>
      </w:pPr>
      <w:r w:rsidRPr="00003573">
        <w:t>"symbol": "ETH",</w:t>
      </w:r>
    </w:p>
    <w:p w14:paraId="06B55A3F" w14:textId="77777777" w:rsidR="00003573" w:rsidRPr="00003573" w:rsidRDefault="00003573" w:rsidP="00003573">
      <w:pPr>
        <w:numPr>
          <w:ilvl w:val="2"/>
          <w:numId w:val="85"/>
        </w:numPr>
      </w:pPr>
      <w:r w:rsidRPr="00003573">
        <w:t>"slug": "ethereum",</w:t>
      </w:r>
    </w:p>
    <w:p w14:paraId="7653CEB7" w14:textId="77777777" w:rsidR="00003573" w:rsidRPr="00003573" w:rsidRDefault="00003573" w:rsidP="00003573">
      <w:pPr>
        <w:numPr>
          <w:ilvl w:val="2"/>
          <w:numId w:val="85"/>
        </w:numPr>
      </w:pPr>
      <w:r w:rsidRPr="00003573">
        <w:t>"num_market_pairs": 6360,</w:t>
      </w:r>
    </w:p>
    <w:p w14:paraId="082E4CA7" w14:textId="77777777" w:rsidR="00003573" w:rsidRPr="00003573" w:rsidRDefault="00003573" w:rsidP="00003573">
      <w:pPr>
        <w:numPr>
          <w:ilvl w:val="2"/>
          <w:numId w:val="85"/>
        </w:numPr>
      </w:pPr>
      <w:r w:rsidRPr="00003573">
        <w:t>"circulating_supply": 16950100,</w:t>
      </w:r>
    </w:p>
    <w:p w14:paraId="733F540B" w14:textId="77777777" w:rsidR="00003573" w:rsidRPr="00003573" w:rsidRDefault="00003573" w:rsidP="00003573">
      <w:pPr>
        <w:numPr>
          <w:ilvl w:val="2"/>
          <w:numId w:val="85"/>
        </w:numPr>
      </w:pPr>
      <w:r w:rsidRPr="00003573">
        <w:t>"total_supply": 16950100,</w:t>
      </w:r>
    </w:p>
    <w:p w14:paraId="5F881EBC" w14:textId="77777777" w:rsidR="00003573" w:rsidRPr="00003573" w:rsidRDefault="00003573" w:rsidP="00003573">
      <w:pPr>
        <w:numPr>
          <w:ilvl w:val="2"/>
          <w:numId w:val="85"/>
        </w:numPr>
      </w:pPr>
      <w:r w:rsidRPr="00003573">
        <w:t>"max_supply": 21000000,</w:t>
      </w:r>
    </w:p>
    <w:p w14:paraId="040FEC24" w14:textId="77777777" w:rsidR="00003573" w:rsidRPr="00003573" w:rsidRDefault="00003573" w:rsidP="00003573">
      <w:pPr>
        <w:numPr>
          <w:ilvl w:val="2"/>
          <w:numId w:val="85"/>
        </w:numPr>
      </w:pPr>
      <w:r w:rsidRPr="00003573">
        <w:t>"last_updated": "2018-06-02T22:51:28.209Z",</w:t>
      </w:r>
    </w:p>
    <w:p w14:paraId="71E2CC62" w14:textId="77777777" w:rsidR="00003573" w:rsidRPr="00003573" w:rsidRDefault="00003573" w:rsidP="00003573">
      <w:pPr>
        <w:numPr>
          <w:ilvl w:val="2"/>
          <w:numId w:val="85"/>
        </w:numPr>
      </w:pPr>
      <w:r w:rsidRPr="00003573">
        <w:t>"date_added": "2013-04-28T00:00:00.000Z",</w:t>
      </w:r>
    </w:p>
    <w:p w14:paraId="24C7CB5B" w14:textId="77777777" w:rsidR="00003573" w:rsidRPr="00003573" w:rsidRDefault="00003573" w:rsidP="00003573">
      <w:pPr>
        <w:numPr>
          <w:ilvl w:val="2"/>
          <w:numId w:val="85"/>
        </w:numPr>
      </w:pPr>
      <w:r w:rsidRPr="00003573">
        <w:t>"tags": [</w:t>
      </w:r>
    </w:p>
    <w:p w14:paraId="1FD1305C" w14:textId="77777777" w:rsidR="00003573" w:rsidRPr="00003573" w:rsidRDefault="00003573" w:rsidP="00003573">
      <w:pPr>
        <w:numPr>
          <w:ilvl w:val="3"/>
          <w:numId w:val="85"/>
        </w:numPr>
      </w:pPr>
      <w:r w:rsidRPr="00003573">
        <w:t>"mineable"</w:t>
      </w:r>
    </w:p>
    <w:p w14:paraId="37390C25" w14:textId="77777777" w:rsidR="00003573" w:rsidRPr="00003573" w:rsidRDefault="00003573" w:rsidP="00003573">
      <w:r w:rsidRPr="00003573">
        <w:t>],</w:t>
      </w:r>
    </w:p>
    <w:p w14:paraId="2293AF4D" w14:textId="77777777" w:rsidR="00003573" w:rsidRPr="00003573" w:rsidRDefault="00003573" w:rsidP="00003573">
      <w:pPr>
        <w:numPr>
          <w:ilvl w:val="2"/>
          <w:numId w:val="85"/>
        </w:numPr>
      </w:pPr>
      <w:r w:rsidRPr="00003573">
        <w:t>"platform": null,</w:t>
      </w:r>
    </w:p>
    <w:p w14:paraId="16B8D7DF" w14:textId="77777777" w:rsidR="00003573" w:rsidRPr="00003573" w:rsidRDefault="00003573" w:rsidP="00003573">
      <w:pPr>
        <w:numPr>
          <w:ilvl w:val="2"/>
          <w:numId w:val="85"/>
        </w:numPr>
      </w:pPr>
      <w:r w:rsidRPr="00003573">
        <w:t>"quote": {</w:t>
      </w:r>
    </w:p>
    <w:p w14:paraId="4C3E30A5" w14:textId="77777777" w:rsidR="00003573" w:rsidRPr="00003573" w:rsidRDefault="00003573" w:rsidP="00003573">
      <w:pPr>
        <w:numPr>
          <w:ilvl w:val="3"/>
          <w:numId w:val="85"/>
        </w:numPr>
      </w:pPr>
      <w:r w:rsidRPr="00003573">
        <w:t>"USD": {</w:t>
      </w:r>
    </w:p>
    <w:p w14:paraId="08DD1159" w14:textId="77777777" w:rsidR="00003573" w:rsidRPr="00003573" w:rsidRDefault="00003573" w:rsidP="00003573">
      <w:pPr>
        <w:numPr>
          <w:ilvl w:val="4"/>
          <w:numId w:val="85"/>
        </w:numPr>
      </w:pPr>
      <w:r w:rsidRPr="00003573">
        <w:t>"price": 1283.92,</w:t>
      </w:r>
    </w:p>
    <w:p w14:paraId="23EF29EC" w14:textId="77777777" w:rsidR="00003573" w:rsidRPr="00003573" w:rsidRDefault="00003573" w:rsidP="00003573">
      <w:pPr>
        <w:numPr>
          <w:ilvl w:val="4"/>
          <w:numId w:val="85"/>
        </w:numPr>
      </w:pPr>
      <w:r w:rsidRPr="00003573">
        <w:t>"volume_24h": 7155680000,</w:t>
      </w:r>
    </w:p>
    <w:p w14:paraId="29280B1E" w14:textId="77777777" w:rsidR="00003573" w:rsidRPr="00003573" w:rsidRDefault="00003573" w:rsidP="00003573">
      <w:pPr>
        <w:numPr>
          <w:ilvl w:val="4"/>
          <w:numId w:val="85"/>
        </w:numPr>
      </w:pPr>
      <w:r w:rsidRPr="00003573">
        <w:t>"volume_change_24h": -0.152774,</w:t>
      </w:r>
    </w:p>
    <w:p w14:paraId="003F4336" w14:textId="77777777" w:rsidR="00003573" w:rsidRPr="00003573" w:rsidRDefault="00003573" w:rsidP="00003573">
      <w:pPr>
        <w:numPr>
          <w:ilvl w:val="4"/>
          <w:numId w:val="85"/>
        </w:numPr>
      </w:pPr>
      <w:r w:rsidRPr="00003573">
        <w:t>"percent_change_1h": -0.152774,</w:t>
      </w:r>
    </w:p>
    <w:p w14:paraId="160222C5" w14:textId="77777777" w:rsidR="00003573" w:rsidRPr="00003573" w:rsidRDefault="00003573" w:rsidP="00003573">
      <w:pPr>
        <w:numPr>
          <w:ilvl w:val="4"/>
          <w:numId w:val="85"/>
        </w:numPr>
      </w:pPr>
      <w:r w:rsidRPr="00003573">
        <w:t>"percent_change_24h": 0.518894,</w:t>
      </w:r>
    </w:p>
    <w:p w14:paraId="6AFCA33A" w14:textId="77777777" w:rsidR="00003573" w:rsidRPr="00003573" w:rsidRDefault="00003573" w:rsidP="00003573">
      <w:pPr>
        <w:numPr>
          <w:ilvl w:val="4"/>
          <w:numId w:val="85"/>
        </w:numPr>
      </w:pPr>
      <w:r w:rsidRPr="00003573">
        <w:t>"percent_change_7d": 0.986573,</w:t>
      </w:r>
    </w:p>
    <w:p w14:paraId="790ED119" w14:textId="77777777" w:rsidR="00003573" w:rsidRPr="00003573" w:rsidRDefault="00003573" w:rsidP="00003573">
      <w:pPr>
        <w:numPr>
          <w:ilvl w:val="4"/>
          <w:numId w:val="85"/>
        </w:numPr>
      </w:pPr>
      <w:r w:rsidRPr="00003573">
        <w:t>"market_cap": 158055024432,</w:t>
      </w:r>
    </w:p>
    <w:p w14:paraId="4878A730" w14:textId="77777777" w:rsidR="00003573" w:rsidRPr="00003573" w:rsidRDefault="00003573" w:rsidP="00003573">
      <w:pPr>
        <w:numPr>
          <w:ilvl w:val="4"/>
          <w:numId w:val="85"/>
        </w:numPr>
      </w:pPr>
      <w:r w:rsidRPr="00003573">
        <w:t>"market_cap_dominance": 51,</w:t>
      </w:r>
    </w:p>
    <w:p w14:paraId="57B2C70F" w14:textId="77777777" w:rsidR="00003573" w:rsidRPr="00003573" w:rsidRDefault="00003573" w:rsidP="00003573">
      <w:pPr>
        <w:numPr>
          <w:ilvl w:val="4"/>
          <w:numId w:val="85"/>
        </w:numPr>
      </w:pPr>
      <w:r w:rsidRPr="00003573">
        <w:t>"fully_diluted_market_cap": 952835089431.14,</w:t>
      </w:r>
    </w:p>
    <w:p w14:paraId="008B7680" w14:textId="77777777" w:rsidR="00003573" w:rsidRPr="00003573" w:rsidRDefault="00003573" w:rsidP="00003573">
      <w:pPr>
        <w:numPr>
          <w:ilvl w:val="4"/>
          <w:numId w:val="85"/>
        </w:numPr>
      </w:pPr>
      <w:r w:rsidRPr="00003573">
        <w:t>"last_updated": "2018-08-09T22:53:32.000Z"</w:t>
      </w:r>
    </w:p>
    <w:p w14:paraId="014DBD22" w14:textId="77777777" w:rsidR="00003573" w:rsidRPr="00003573" w:rsidRDefault="00003573" w:rsidP="00003573">
      <w:r w:rsidRPr="00003573">
        <w:t>},</w:t>
      </w:r>
    </w:p>
    <w:p w14:paraId="1E5D7069" w14:textId="77777777" w:rsidR="00003573" w:rsidRPr="00003573" w:rsidRDefault="00003573" w:rsidP="00003573">
      <w:pPr>
        <w:numPr>
          <w:ilvl w:val="3"/>
          <w:numId w:val="85"/>
        </w:numPr>
      </w:pPr>
      <w:r w:rsidRPr="00003573">
        <w:t>"ETH": {</w:t>
      </w:r>
    </w:p>
    <w:p w14:paraId="01AE2DD2" w14:textId="77777777" w:rsidR="00003573" w:rsidRPr="00003573" w:rsidRDefault="00003573" w:rsidP="00003573">
      <w:pPr>
        <w:numPr>
          <w:ilvl w:val="4"/>
          <w:numId w:val="85"/>
        </w:numPr>
      </w:pPr>
      <w:r w:rsidRPr="00003573">
        <w:t>"price": 1,</w:t>
      </w:r>
    </w:p>
    <w:p w14:paraId="122088ED" w14:textId="77777777" w:rsidR="00003573" w:rsidRPr="00003573" w:rsidRDefault="00003573" w:rsidP="00003573">
      <w:pPr>
        <w:numPr>
          <w:ilvl w:val="4"/>
          <w:numId w:val="85"/>
        </w:numPr>
      </w:pPr>
      <w:r w:rsidRPr="00003573">
        <w:t>"volume_24h": 772012,</w:t>
      </w:r>
    </w:p>
    <w:p w14:paraId="0531ADB4" w14:textId="77777777" w:rsidR="00003573" w:rsidRPr="00003573" w:rsidRDefault="00003573" w:rsidP="00003573">
      <w:pPr>
        <w:numPr>
          <w:ilvl w:val="4"/>
          <w:numId w:val="85"/>
        </w:numPr>
      </w:pPr>
      <w:r w:rsidRPr="00003573">
        <w:t>"volume_change_24h": -0.152774,</w:t>
      </w:r>
    </w:p>
    <w:p w14:paraId="5DE18AB3" w14:textId="77777777" w:rsidR="00003573" w:rsidRPr="00003573" w:rsidRDefault="00003573" w:rsidP="00003573">
      <w:pPr>
        <w:numPr>
          <w:ilvl w:val="4"/>
          <w:numId w:val="85"/>
        </w:numPr>
      </w:pPr>
      <w:r w:rsidRPr="00003573">
        <w:t>"percent_change_1h": 0,</w:t>
      </w:r>
    </w:p>
    <w:p w14:paraId="3092CEFB" w14:textId="77777777" w:rsidR="00003573" w:rsidRPr="00003573" w:rsidRDefault="00003573" w:rsidP="00003573">
      <w:pPr>
        <w:numPr>
          <w:ilvl w:val="4"/>
          <w:numId w:val="85"/>
        </w:numPr>
      </w:pPr>
      <w:r w:rsidRPr="00003573">
        <w:t>"percent_change_24h": 0,</w:t>
      </w:r>
    </w:p>
    <w:p w14:paraId="0B1B3C2B" w14:textId="77777777" w:rsidR="00003573" w:rsidRPr="00003573" w:rsidRDefault="00003573" w:rsidP="00003573">
      <w:pPr>
        <w:numPr>
          <w:ilvl w:val="4"/>
          <w:numId w:val="85"/>
        </w:numPr>
      </w:pPr>
      <w:r w:rsidRPr="00003573">
        <w:t>"percent_change_7d": 0,</w:t>
      </w:r>
    </w:p>
    <w:p w14:paraId="2EDFEDF4" w14:textId="77777777" w:rsidR="00003573" w:rsidRPr="00003573" w:rsidRDefault="00003573" w:rsidP="00003573">
      <w:pPr>
        <w:numPr>
          <w:ilvl w:val="4"/>
          <w:numId w:val="85"/>
        </w:numPr>
      </w:pPr>
      <w:r w:rsidRPr="00003573">
        <w:t>"market_cap": 17024600,</w:t>
      </w:r>
    </w:p>
    <w:p w14:paraId="5FB8632F" w14:textId="77777777" w:rsidR="00003573" w:rsidRPr="00003573" w:rsidRDefault="00003573" w:rsidP="00003573">
      <w:pPr>
        <w:numPr>
          <w:ilvl w:val="4"/>
          <w:numId w:val="85"/>
        </w:numPr>
      </w:pPr>
      <w:r w:rsidRPr="00003573">
        <w:t>"market_cap_dominance": 12,</w:t>
      </w:r>
    </w:p>
    <w:p w14:paraId="3FC1EF18" w14:textId="77777777" w:rsidR="00003573" w:rsidRPr="00003573" w:rsidRDefault="00003573" w:rsidP="00003573">
      <w:pPr>
        <w:numPr>
          <w:ilvl w:val="4"/>
          <w:numId w:val="85"/>
        </w:numPr>
      </w:pPr>
      <w:r w:rsidRPr="00003573">
        <w:t>"fully_diluted_market_cap": 952835089431.14,</w:t>
      </w:r>
    </w:p>
    <w:p w14:paraId="0DFE5093" w14:textId="77777777" w:rsidR="00003573" w:rsidRPr="00003573" w:rsidRDefault="00003573" w:rsidP="00003573">
      <w:pPr>
        <w:numPr>
          <w:ilvl w:val="4"/>
          <w:numId w:val="85"/>
        </w:numPr>
      </w:pPr>
      <w:r w:rsidRPr="00003573">
        <w:t>"last_updated": "2018-08-09T22:53:32.000Z"</w:t>
      </w:r>
    </w:p>
    <w:p w14:paraId="7065DD9C" w14:textId="77777777" w:rsidR="00003573" w:rsidRPr="00003573" w:rsidRDefault="00003573" w:rsidP="00003573">
      <w:r w:rsidRPr="00003573">
        <w:t>}</w:t>
      </w:r>
    </w:p>
    <w:p w14:paraId="0EF38B15" w14:textId="77777777" w:rsidR="00003573" w:rsidRPr="00003573" w:rsidRDefault="00003573" w:rsidP="00003573">
      <w:pPr>
        <w:numPr>
          <w:ilvl w:val="2"/>
          <w:numId w:val="85"/>
        </w:numPr>
      </w:pPr>
      <w:r w:rsidRPr="00003573">
        <w:t>}</w:t>
      </w:r>
    </w:p>
    <w:p w14:paraId="302B5D33" w14:textId="77777777" w:rsidR="00003573" w:rsidRPr="00003573" w:rsidRDefault="00003573" w:rsidP="00003573">
      <w:pPr>
        <w:numPr>
          <w:ilvl w:val="1"/>
          <w:numId w:val="85"/>
        </w:numPr>
      </w:pPr>
      <w:r w:rsidRPr="00003573">
        <w:t>}</w:t>
      </w:r>
    </w:p>
    <w:p w14:paraId="0AA34CB1" w14:textId="77777777" w:rsidR="00003573" w:rsidRPr="00003573" w:rsidRDefault="00003573" w:rsidP="00003573">
      <w:pPr>
        <w:numPr>
          <w:ilvl w:val="0"/>
          <w:numId w:val="85"/>
        </w:numPr>
      </w:pPr>
      <w:r w:rsidRPr="00003573">
        <w:t>],</w:t>
      </w:r>
    </w:p>
    <w:p w14:paraId="35C1C9A4" w14:textId="77777777" w:rsidR="00003573" w:rsidRPr="00003573" w:rsidRDefault="00003573" w:rsidP="00003573">
      <w:pPr>
        <w:numPr>
          <w:ilvl w:val="0"/>
          <w:numId w:val="85"/>
        </w:numPr>
      </w:pPr>
      <w:r w:rsidRPr="00003573">
        <w:t>"status": {</w:t>
      </w:r>
    </w:p>
    <w:p w14:paraId="666159EA" w14:textId="77777777" w:rsidR="00003573" w:rsidRPr="00003573" w:rsidRDefault="00003573" w:rsidP="00003573">
      <w:pPr>
        <w:numPr>
          <w:ilvl w:val="1"/>
          <w:numId w:val="85"/>
        </w:numPr>
      </w:pPr>
      <w:r w:rsidRPr="00003573">
        <w:t>"timestamp": "2018-06-02T22:51:28.209Z",</w:t>
      </w:r>
    </w:p>
    <w:p w14:paraId="3FC34ED5" w14:textId="77777777" w:rsidR="00003573" w:rsidRPr="00003573" w:rsidRDefault="00003573" w:rsidP="00003573">
      <w:pPr>
        <w:numPr>
          <w:ilvl w:val="1"/>
          <w:numId w:val="85"/>
        </w:numPr>
      </w:pPr>
      <w:r w:rsidRPr="00003573">
        <w:t>"error_code": 0,</w:t>
      </w:r>
    </w:p>
    <w:p w14:paraId="42B41FA4" w14:textId="77777777" w:rsidR="00003573" w:rsidRPr="00003573" w:rsidRDefault="00003573" w:rsidP="00003573">
      <w:pPr>
        <w:numPr>
          <w:ilvl w:val="1"/>
          <w:numId w:val="85"/>
        </w:numPr>
      </w:pPr>
      <w:r w:rsidRPr="00003573">
        <w:t>"error_message": "",</w:t>
      </w:r>
    </w:p>
    <w:p w14:paraId="132E9D63" w14:textId="77777777" w:rsidR="00003573" w:rsidRPr="00003573" w:rsidRDefault="00003573" w:rsidP="00003573">
      <w:pPr>
        <w:numPr>
          <w:ilvl w:val="1"/>
          <w:numId w:val="85"/>
        </w:numPr>
      </w:pPr>
      <w:r w:rsidRPr="00003573">
        <w:t>"elapsed": 10,</w:t>
      </w:r>
    </w:p>
    <w:p w14:paraId="7E58AB63" w14:textId="77777777" w:rsidR="00003573" w:rsidRPr="00003573" w:rsidRDefault="00003573" w:rsidP="00003573">
      <w:pPr>
        <w:numPr>
          <w:ilvl w:val="1"/>
          <w:numId w:val="85"/>
        </w:numPr>
      </w:pPr>
      <w:r w:rsidRPr="00003573">
        <w:t>"credit_count": 1</w:t>
      </w:r>
    </w:p>
    <w:p w14:paraId="2AB3FFA9" w14:textId="77777777" w:rsidR="00003573" w:rsidRPr="00003573" w:rsidRDefault="00003573" w:rsidP="00003573">
      <w:r w:rsidRPr="00003573">
        <w:t>}</w:t>
      </w:r>
    </w:p>
    <w:p w14:paraId="5663B243" w14:textId="77777777" w:rsidR="00003573" w:rsidRPr="00003573" w:rsidRDefault="00003573" w:rsidP="00003573">
      <w:r w:rsidRPr="00003573">
        <w:t>}</w:t>
      </w:r>
    </w:p>
    <w:p w14:paraId="49BA9333" w14:textId="77777777" w:rsidR="00003573" w:rsidRPr="00003573" w:rsidRDefault="00003573" w:rsidP="00003573">
      <w:r w:rsidRPr="00003573">
        <w:t>Trending Gainers &amp; Losers</w:t>
      </w:r>
    </w:p>
    <w:p w14:paraId="15ADE3B9" w14:textId="77777777" w:rsidR="00003573" w:rsidRPr="00003573" w:rsidRDefault="00003573" w:rsidP="00003573">
      <w:r w:rsidRPr="00003573">
        <w:t>Returns a paginated list of all trending cryptocurrencies, determined and sorted by the largest price gains or losses.</w:t>
      </w:r>
    </w:p>
    <w:p w14:paraId="4B05DBAA" w14:textId="77777777" w:rsidR="00003573" w:rsidRPr="00003573" w:rsidRDefault="00003573" w:rsidP="00003573">
      <w:r w:rsidRPr="00003573">
        <w:t>You may sort against any of the following:</w:t>
      </w:r>
      <w:r w:rsidRPr="00003573">
        <w:br/>
      </w:r>
      <w:r w:rsidRPr="00003573">
        <w:rPr>
          <w:b/>
          <w:bCs/>
        </w:rPr>
        <w:t>percent_change_24h</w:t>
      </w:r>
      <w:r w:rsidRPr="00003573">
        <w:t>: 24 hour trading price percentage change for each currency.</w:t>
      </w:r>
    </w:p>
    <w:p w14:paraId="3AC8F016" w14:textId="77777777" w:rsidR="00003573" w:rsidRPr="00003573" w:rsidRDefault="00003573" w:rsidP="00003573">
      <w:r w:rsidRPr="00003573">
        <w:rPr>
          <w:b/>
          <w:bCs/>
        </w:rPr>
        <w:t>This endpoint is available on the following </w:t>
      </w:r>
      <w:hyperlink r:id="rId263" w:tgtFrame="_blank" w:history="1">
        <w:r w:rsidRPr="00003573">
          <w:rPr>
            <w:rStyle w:val="Hyperlink"/>
            <w:b/>
            <w:bCs/>
          </w:rPr>
          <w:t>API plans</w:t>
        </w:r>
      </w:hyperlink>
      <w:r w:rsidRPr="00003573">
        <w:rPr>
          <w:b/>
          <w:bCs/>
        </w:rPr>
        <w:t>:</w:t>
      </w:r>
    </w:p>
    <w:p w14:paraId="49AF41FA" w14:textId="77777777" w:rsidR="00003573" w:rsidRPr="00003573" w:rsidRDefault="00003573" w:rsidP="00003573">
      <w:pPr>
        <w:numPr>
          <w:ilvl w:val="0"/>
          <w:numId w:val="86"/>
        </w:numPr>
      </w:pPr>
      <w:r w:rsidRPr="00003573">
        <w:t>Startup</w:t>
      </w:r>
    </w:p>
    <w:p w14:paraId="6382E052" w14:textId="77777777" w:rsidR="00003573" w:rsidRPr="00003573" w:rsidRDefault="00003573" w:rsidP="00003573">
      <w:pPr>
        <w:numPr>
          <w:ilvl w:val="0"/>
          <w:numId w:val="86"/>
        </w:numPr>
      </w:pPr>
      <w:r w:rsidRPr="00003573">
        <w:t>Standard</w:t>
      </w:r>
    </w:p>
    <w:p w14:paraId="2EE49516" w14:textId="77777777" w:rsidR="00003573" w:rsidRPr="00003573" w:rsidRDefault="00003573" w:rsidP="00003573">
      <w:pPr>
        <w:numPr>
          <w:ilvl w:val="0"/>
          <w:numId w:val="86"/>
        </w:numPr>
      </w:pPr>
      <w:r w:rsidRPr="00003573">
        <w:t>Professional</w:t>
      </w:r>
    </w:p>
    <w:p w14:paraId="12384B08" w14:textId="77777777" w:rsidR="00003573" w:rsidRPr="00003573" w:rsidRDefault="00003573" w:rsidP="00003573">
      <w:pPr>
        <w:numPr>
          <w:ilvl w:val="0"/>
          <w:numId w:val="86"/>
        </w:numPr>
      </w:pPr>
      <w:r w:rsidRPr="00003573">
        <w:t>Enterprise</w:t>
      </w:r>
    </w:p>
    <w:p w14:paraId="14A323D0" w14:textId="77777777" w:rsidR="00003573" w:rsidRPr="00003573" w:rsidRDefault="00003573" w:rsidP="00003573">
      <w:r w:rsidRPr="00003573">
        <w:rPr>
          <w:b/>
          <w:bCs/>
        </w:rPr>
        <w:t>Cache / Update frequency:</w:t>
      </w:r>
      <w:r w:rsidRPr="00003573">
        <w:t> Every 10 minutes.</w:t>
      </w:r>
      <w:r w:rsidRPr="00003573">
        <w:br/>
      </w:r>
      <w:r w:rsidRPr="00003573">
        <w:rPr>
          <w:b/>
          <w:bCs/>
        </w:rPr>
        <w:t>Plan credit use:</w:t>
      </w:r>
      <w:r w:rsidRPr="00003573">
        <w:t> 1 call credit per 200 cryptocurrencies returned (rounded up) and 1 call credit per convert option beyond the first.</w:t>
      </w:r>
      <w:r w:rsidRPr="00003573">
        <w:br/>
      </w:r>
      <w:r w:rsidRPr="00003573">
        <w:rPr>
          <w:b/>
          <w:bCs/>
        </w:rPr>
        <w:t>CMC equivalent pages:</w:t>
      </w:r>
      <w:r w:rsidRPr="00003573">
        <w:t> Our cryptocurrency Gainers &amp; Losers page </w:t>
      </w:r>
      <w:hyperlink r:id="rId264" w:history="1">
        <w:r w:rsidRPr="00003573">
          <w:rPr>
            <w:rStyle w:val="Hyperlink"/>
          </w:rPr>
          <w:t>coinmarketcap.com/gainers-losers/</w:t>
        </w:r>
      </w:hyperlink>
      <w:r w:rsidRPr="00003573">
        <w:t>.</w:t>
      </w:r>
    </w:p>
    <w:p w14:paraId="51A194FD" w14:textId="77777777" w:rsidR="00003573" w:rsidRPr="00003573" w:rsidRDefault="00003573" w:rsidP="00003573">
      <w:pPr>
        <w:rPr>
          <w:b/>
          <w:bCs/>
        </w:rPr>
      </w:pPr>
      <w:r w:rsidRPr="00003573">
        <w:rPr>
          <w:b/>
          <w:bCs/>
        </w:rPr>
        <w:t>Parameters</w:t>
      </w:r>
    </w:p>
    <w:p w14:paraId="3EDD911E" w14:textId="77777777" w:rsidR="00003573" w:rsidRPr="00003573" w:rsidRDefault="00003573" w:rsidP="00003573">
      <w:r w:rsidRPr="00003573">
        <w:t>query Parameters ?</w:t>
      </w:r>
    </w:p>
    <w:p w14:paraId="5514F241" w14:textId="77777777" w:rsidR="00003573" w:rsidRPr="00003573" w:rsidRDefault="00003573" w:rsidP="00003573">
      <w:r w:rsidRPr="00003573">
        <w:t> start</w:t>
      </w:r>
    </w:p>
    <w:p w14:paraId="1F9E96F6" w14:textId="77777777" w:rsidR="00003573" w:rsidRPr="00003573" w:rsidRDefault="00003573" w:rsidP="00003573">
      <w:r w:rsidRPr="00003573">
        <w:t>integer &gt;= 1</w:t>
      </w:r>
    </w:p>
    <w:p w14:paraId="22120BB3" w14:textId="77777777" w:rsidR="00003573" w:rsidRPr="00003573" w:rsidRDefault="00003573" w:rsidP="00003573">
      <w:r w:rsidRPr="00003573">
        <w:t>1</w:t>
      </w:r>
    </w:p>
    <w:p w14:paraId="29578B93" w14:textId="77777777" w:rsidR="00003573" w:rsidRPr="00003573" w:rsidRDefault="00003573" w:rsidP="00003573">
      <w:r w:rsidRPr="00003573">
        <w:t>Optionally offset the start (1-based index) of the paginated list of items to return.</w:t>
      </w:r>
    </w:p>
    <w:p w14:paraId="1E924D10" w14:textId="77777777" w:rsidR="00003573" w:rsidRPr="00003573" w:rsidRDefault="00003573" w:rsidP="00003573">
      <w:r w:rsidRPr="00003573">
        <w:t> limit</w:t>
      </w:r>
    </w:p>
    <w:p w14:paraId="6DA31D4D" w14:textId="77777777" w:rsidR="00003573" w:rsidRPr="00003573" w:rsidRDefault="00003573" w:rsidP="00003573">
      <w:r w:rsidRPr="00003573">
        <w:t>integer [ 1 .. 1000 ]</w:t>
      </w:r>
    </w:p>
    <w:p w14:paraId="25A7FF8C" w14:textId="77777777" w:rsidR="00003573" w:rsidRPr="00003573" w:rsidRDefault="00003573" w:rsidP="00003573">
      <w:r w:rsidRPr="00003573">
        <w:t>100</w:t>
      </w:r>
    </w:p>
    <w:p w14:paraId="390358FB" w14:textId="77777777" w:rsidR="00003573" w:rsidRPr="00003573" w:rsidRDefault="00003573" w:rsidP="00003573">
      <w:r w:rsidRPr="00003573">
        <w:t>Optionally specify the number of results to return. Use this parameter and the "start" parameter to determine your own pagination size.</w:t>
      </w:r>
    </w:p>
    <w:p w14:paraId="507954B9" w14:textId="77777777" w:rsidR="00003573" w:rsidRPr="00003573" w:rsidRDefault="00003573" w:rsidP="00003573">
      <w:r w:rsidRPr="00003573">
        <w:t> time_period</w:t>
      </w:r>
    </w:p>
    <w:p w14:paraId="59B4183E" w14:textId="77777777" w:rsidR="00003573" w:rsidRPr="00003573" w:rsidRDefault="00003573" w:rsidP="00003573">
      <w:r w:rsidRPr="00003573">
        <w:t>string</w:t>
      </w:r>
    </w:p>
    <w:p w14:paraId="6D12F6F6" w14:textId="77777777" w:rsidR="00003573" w:rsidRPr="00003573" w:rsidRDefault="00003573" w:rsidP="00003573">
      <w:r w:rsidRPr="00003573">
        <w:t>"24h"</w:t>
      </w:r>
    </w:p>
    <w:p w14:paraId="0B991F8D" w14:textId="77777777" w:rsidR="00003573" w:rsidRPr="00003573" w:rsidRDefault="00003573" w:rsidP="00003573">
      <w:r w:rsidRPr="00003573">
        <w:t>"1h""24h""30d""7d"</w:t>
      </w:r>
    </w:p>
    <w:p w14:paraId="0C5C1228" w14:textId="77777777" w:rsidR="00003573" w:rsidRPr="00003573" w:rsidRDefault="00003573" w:rsidP="00003573">
      <w:r w:rsidRPr="00003573">
        <w:t>Adjusts the overall window of time for the biggest gainers and losers.</w:t>
      </w:r>
    </w:p>
    <w:p w14:paraId="43314945" w14:textId="77777777" w:rsidR="00003573" w:rsidRPr="00003573" w:rsidRDefault="00003573" w:rsidP="00003573">
      <w:r w:rsidRPr="00003573">
        <w:t> convert</w:t>
      </w:r>
    </w:p>
    <w:p w14:paraId="54D4B382" w14:textId="77777777" w:rsidR="00003573" w:rsidRPr="00003573" w:rsidRDefault="00003573" w:rsidP="00003573">
      <w:r w:rsidRPr="00003573">
        <w:t>string</w:t>
      </w:r>
    </w:p>
    <w:p w14:paraId="7EF75B17" w14:textId="77777777" w:rsidR="00003573" w:rsidRPr="00003573" w:rsidRDefault="00003573" w:rsidP="00003573">
      <w:r w:rsidRPr="00003573">
        <w:t>Optionally calculate market quotes in up to 120 currencies at once by passing a comma-separated list of cryptocurrency or fiat currency symbols. Each additional convert option beyond the first requires an additional call credit. A list of supported fiat options can be found </w:t>
      </w:r>
      <w:hyperlink r:id="rId265" w:anchor="section/Standards-and-Conventions" w:history="1">
        <w:r w:rsidRPr="00003573">
          <w:rPr>
            <w:rStyle w:val="Hyperlink"/>
          </w:rPr>
          <w:t>here</w:t>
        </w:r>
      </w:hyperlink>
      <w:r w:rsidRPr="00003573">
        <w:t>. Each conversion is returned in its own "quote" object.</w:t>
      </w:r>
    </w:p>
    <w:p w14:paraId="726E6B87" w14:textId="77777777" w:rsidR="00003573" w:rsidRPr="00003573" w:rsidRDefault="00003573" w:rsidP="00003573">
      <w:r w:rsidRPr="00003573">
        <w:t> convert_id</w:t>
      </w:r>
    </w:p>
    <w:p w14:paraId="112002B9" w14:textId="77777777" w:rsidR="00003573" w:rsidRPr="00003573" w:rsidRDefault="00003573" w:rsidP="00003573">
      <w:r w:rsidRPr="00003573">
        <w:t>string</w:t>
      </w:r>
    </w:p>
    <w:p w14:paraId="14151D3F"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090FA98B" w14:textId="77777777" w:rsidR="00003573" w:rsidRPr="00003573" w:rsidRDefault="00003573" w:rsidP="00003573">
      <w:r w:rsidRPr="00003573">
        <w:t> sort</w:t>
      </w:r>
    </w:p>
    <w:p w14:paraId="38E8010E" w14:textId="77777777" w:rsidR="00003573" w:rsidRPr="00003573" w:rsidRDefault="00003573" w:rsidP="00003573">
      <w:r w:rsidRPr="00003573">
        <w:t>string</w:t>
      </w:r>
    </w:p>
    <w:p w14:paraId="377D3B78" w14:textId="77777777" w:rsidR="00003573" w:rsidRPr="00003573" w:rsidRDefault="00003573" w:rsidP="00003573">
      <w:r w:rsidRPr="00003573">
        <w:t>"percent_change_24h"</w:t>
      </w:r>
    </w:p>
    <w:p w14:paraId="5A5F4C13" w14:textId="77777777" w:rsidR="00003573" w:rsidRPr="00003573" w:rsidRDefault="00003573" w:rsidP="00003573">
      <w:r w:rsidRPr="00003573">
        <w:t>"percent_change_24h"</w:t>
      </w:r>
    </w:p>
    <w:p w14:paraId="14F65ACF" w14:textId="77777777" w:rsidR="00003573" w:rsidRPr="00003573" w:rsidRDefault="00003573" w:rsidP="00003573">
      <w:r w:rsidRPr="00003573">
        <w:t>What field to sort the list of cryptocurrencies by.</w:t>
      </w:r>
    </w:p>
    <w:p w14:paraId="4A066BE0" w14:textId="77777777" w:rsidR="00003573" w:rsidRPr="00003573" w:rsidRDefault="00003573" w:rsidP="00003573">
      <w:r w:rsidRPr="00003573">
        <w:t> sort_dir</w:t>
      </w:r>
    </w:p>
    <w:p w14:paraId="73653E73" w14:textId="77777777" w:rsidR="00003573" w:rsidRPr="00003573" w:rsidRDefault="00003573" w:rsidP="00003573">
      <w:r w:rsidRPr="00003573">
        <w:t>string</w:t>
      </w:r>
    </w:p>
    <w:p w14:paraId="0E19A5F6" w14:textId="77777777" w:rsidR="00003573" w:rsidRPr="00003573" w:rsidRDefault="00003573" w:rsidP="00003573">
      <w:r w:rsidRPr="00003573">
        <w:t>"asc""desc"</w:t>
      </w:r>
    </w:p>
    <w:p w14:paraId="09007C4D" w14:textId="77777777" w:rsidR="00003573" w:rsidRPr="00003573" w:rsidRDefault="00003573" w:rsidP="00003573">
      <w:r w:rsidRPr="00003573">
        <w:t>The direction in which to order cryptocurrencies against the specified sort.</w:t>
      </w:r>
    </w:p>
    <w:p w14:paraId="72AD56B5" w14:textId="77777777" w:rsidR="00003573" w:rsidRPr="00003573" w:rsidRDefault="00003573" w:rsidP="00003573">
      <w:r w:rsidRPr="00003573">
        <w:t>Responses</w:t>
      </w:r>
    </w:p>
    <w:p w14:paraId="7EE45B8E" w14:textId="77777777" w:rsidR="00003573" w:rsidRPr="00003573" w:rsidRDefault="00003573" w:rsidP="00003573">
      <w:r w:rsidRPr="00003573">
        <w:t>200 Successful</w:t>
      </w:r>
    </w:p>
    <w:p w14:paraId="199955E4"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692A6500" w14:textId="77777777">
        <w:tc>
          <w:tcPr>
            <w:tcW w:w="0" w:type="auto"/>
            <w:noWrap/>
            <w:tcMar>
              <w:top w:w="150" w:type="dxa"/>
              <w:left w:w="0" w:type="dxa"/>
              <w:bottom w:w="150" w:type="dxa"/>
              <w:right w:w="0" w:type="dxa"/>
            </w:tcMar>
            <w:hideMark/>
          </w:tcPr>
          <w:p w14:paraId="2A80D6AF"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2BB8BCA9" w14:textId="77777777" w:rsidR="00003573" w:rsidRPr="00003573" w:rsidRDefault="00003573" w:rsidP="00003573">
            <w:r w:rsidRPr="00003573">
              <w:t>Array of cryptocurrency objects matching the list options.</w:t>
            </w:r>
          </w:p>
        </w:tc>
      </w:tr>
      <w:tr w:rsidR="00003573" w:rsidRPr="00003573" w14:paraId="152F5A82" w14:textId="77777777">
        <w:tc>
          <w:tcPr>
            <w:tcW w:w="0" w:type="auto"/>
            <w:gridSpan w:val="2"/>
            <w:tcMar>
              <w:top w:w="0" w:type="dxa"/>
              <w:left w:w="150" w:type="dxa"/>
              <w:bottom w:w="0" w:type="dxa"/>
              <w:right w:w="150" w:type="dxa"/>
            </w:tcMar>
            <w:vAlign w:val="center"/>
            <w:hideMark/>
          </w:tcPr>
          <w:p w14:paraId="1A71A764" w14:textId="77777777" w:rsidR="00003573" w:rsidRPr="00003573" w:rsidRDefault="00003573" w:rsidP="00003573"/>
        </w:tc>
      </w:tr>
      <w:tr w:rsidR="00003573" w:rsidRPr="00003573" w14:paraId="31A3B0D0" w14:textId="77777777">
        <w:tc>
          <w:tcPr>
            <w:tcW w:w="0" w:type="auto"/>
            <w:noWrap/>
            <w:tcMar>
              <w:top w:w="150" w:type="dxa"/>
              <w:left w:w="0" w:type="dxa"/>
              <w:bottom w:w="150" w:type="dxa"/>
              <w:right w:w="0" w:type="dxa"/>
            </w:tcMar>
            <w:hideMark/>
          </w:tcPr>
          <w:p w14:paraId="54AFE306"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7AA5470D" w14:textId="77777777" w:rsidR="00003573" w:rsidRPr="00003573" w:rsidRDefault="00003573" w:rsidP="00003573">
            <w:r w:rsidRPr="00003573">
              <w:t>Standardized status object for API calls.</w:t>
            </w:r>
          </w:p>
        </w:tc>
      </w:tr>
      <w:tr w:rsidR="00003573" w:rsidRPr="00003573" w14:paraId="254D4217" w14:textId="77777777">
        <w:tc>
          <w:tcPr>
            <w:tcW w:w="0" w:type="auto"/>
            <w:gridSpan w:val="2"/>
            <w:tcBorders>
              <w:left w:val="nil"/>
            </w:tcBorders>
            <w:tcMar>
              <w:top w:w="0" w:type="dxa"/>
              <w:left w:w="150" w:type="dxa"/>
              <w:bottom w:w="0" w:type="dxa"/>
              <w:right w:w="150" w:type="dxa"/>
            </w:tcMar>
            <w:vAlign w:val="center"/>
            <w:hideMark/>
          </w:tcPr>
          <w:p w14:paraId="6FC2F566" w14:textId="77777777" w:rsidR="00003573" w:rsidRPr="00003573" w:rsidRDefault="00003573" w:rsidP="00003573"/>
        </w:tc>
      </w:tr>
    </w:tbl>
    <w:p w14:paraId="1FED45E6" w14:textId="77777777" w:rsidR="00003573" w:rsidRPr="00003573" w:rsidRDefault="00003573" w:rsidP="00003573">
      <w:r w:rsidRPr="00003573">
        <w:t>400 Bad Request</w:t>
      </w:r>
    </w:p>
    <w:p w14:paraId="6C9F3E5A" w14:textId="77777777" w:rsidR="00003573" w:rsidRPr="00003573" w:rsidRDefault="00003573" w:rsidP="00003573">
      <w:r w:rsidRPr="00003573">
        <w:t>401 Unauthorized</w:t>
      </w:r>
    </w:p>
    <w:p w14:paraId="3427EC92" w14:textId="77777777" w:rsidR="00003573" w:rsidRPr="00003573" w:rsidRDefault="00003573" w:rsidP="00003573">
      <w:r w:rsidRPr="00003573">
        <w:t>403 Forbidden</w:t>
      </w:r>
    </w:p>
    <w:p w14:paraId="7AAB69D6" w14:textId="77777777" w:rsidR="00003573" w:rsidRPr="00003573" w:rsidRDefault="00003573" w:rsidP="00003573">
      <w:r w:rsidRPr="00003573">
        <w:t>429 Too Many Requests</w:t>
      </w:r>
    </w:p>
    <w:p w14:paraId="1D083DEA" w14:textId="77777777" w:rsidR="00003573" w:rsidRPr="00003573" w:rsidRDefault="00003573" w:rsidP="00003573">
      <w:r w:rsidRPr="00003573">
        <w:t>500 Internal Server Error</w:t>
      </w:r>
    </w:p>
    <w:p w14:paraId="603C078F" w14:textId="77777777" w:rsidR="00003573" w:rsidRPr="00003573" w:rsidRDefault="00003573" w:rsidP="00003573">
      <w:pPr>
        <w:rPr>
          <w:b/>
          <w:bCs/>
        </w:rPr>
      </w:pPr>
      <w:r w:rsidRPr="00003573">
        <w:rPr>
          <w:b/>
          <w:bCs/>
        </w:rPr>
        <w:t>get</w:t>
      </w:r>
    </w:p>
    <w:p w14:paraId="79FAD2B6" w14:textId="77777777" w:rsidR="00003573" w:rsidRPr="00003573" w:rsidRDefault="00003573" w:rsidP="00003573">
      <w:r w:rsidRPr="00003573">
        <w:t> /v1/cryptocurrency/trending/gainers-losers</w:t>
      </w:r>
    </w:p>
    <w:p w14:paraId="26728130" w14:textId="77777777" w:rsidR="00003573" w:rsidRPr="00003573" w:rsidRDefault="00003573" w:rsidP="00003573">
      <w:r w:rsidRPr="00003573">
        <w:t>Server URL</w:t>
      </w:r>
    </w:p>
    <w:p w14:paraId="11D2C5AA" w14:textId="77777777" w:rsidR="00003573" w:rsidRPr="00003573" w:rsidRDefault="00003573" w:rsidP="00003573">
      <w:r w:rsidRPr="00003573">
        <w:t>https://pro-api.coinmarketcap.com/v1/cryptocurrency/trending/gainers-losers</w:t>
      </w:r>
    </w:p>
    <w:p w14:paraId="5DF5B936" w14:textId="77777777" w:rsidR="00003573" w:rsidRPr="00003573" w:rsidRDefault="00003573" w:rsidP="00003573">
      <w:r w:rsidRPr="00003573">
        <w:br/>
        <w:t>Response samples</w:t>
      </w:r>
    </w:p>
    <w:p w14:paraId="36CF3E22" w14:textId="77777777" w:rsidR="00003573" w:rsidRPr="00003573" w:rsidRDefault="00003573" w:rsidP="00003573">
      <w:pPr>
        <w:numPr>
          <w:ilvl w:val="0"/>
          <w:numId w:val="87"/>
        </w:numPr>
      </w:pPr>
      <w:r w:rsidRPr="00003573">
        <w:t>200 Successful</w:t>
      </w:r>
    </w:p>
    <w:p w14:paraId="478F7F4F" w14:textId="77777777" w:rsidR="00003573" w:rsidRPr="00003573" w:rsidRDefault="00003573" w:rsidP="00003573">
      <w:pPr>
        <w:numPr>
          <w:ilvl w:val="0"/>
          <w:numId w:val="87"/>
        </w:numPr>
      </w:pPr>
      <w:r w:rsidRPr="00003573">
        <w:t>400 Bad Request</w:t>
      </w:r>
    </w:p>
    <w:p w14:paraId="6713D52F" w14:textId="77777777" w:rsidR="00003573" w:rsidRPr="00003573" w:rsidRDefault="00003573" w:rsidP="00003573">
      <w:pPr>
        <w:numPr>
          <w:ilvl w:val="0"/>
          <w:numId w:val="87"/>
        </w:numPr>
      </w:pPr>
      <w:r w:rsidRPr="00003573">
        <w:t>401 Unauthorized</w:t>
      </w:r>
    </w:p>
    <w:p w14:paraId="7EE663F5" w14:textId="77777777" w:rsidR="00003573" w:rsidRPr="00003573" w:rsidRDefault="00003573" w:rsidP="00003573">
      <w:pPr>
        <w:numPr>
          <w:ilvl w:val="0"/>
          <w:numId w:val="87"/>
        </w:numPr>
      </w:pPr>
      <w:r w:rsidRPr="00003573">
        <w:t>403 Forbidden</w:t>
      </w:r>
    </w:p>
    <w:p w14:paraId="67959FD1" w14:textId="77777777" w:rsidR="00003573" w:rsidRPr="00003573" w:rsidRDefault="00003573" w:rsidP="00003573">
      <w:pPr>
        <w:numPr>
          <w:ilvl w:val="0"/>
          <w:numId w:val="87"/>
        </w:numPr>
      </w:pPr>
      <w:r w:rsidRPr="00003573">
        <w:t>429 Too Many Requests</w:t>
      </w:r>
    </w:p>
    <w:p w14:paraId="722111D4" w14:textId="77777777" w:rsidR="00003573" w:rsidRPr="00003573" w:rsidRDefault="00003573" w:rsidP="00003573">
      <w:pPr>
        <w:numPr>
          <w:ilvl w:val="0"/>
          <w:numId w:val="87"/>
        </w:numPr>
      </w:pPr>
      <w:r w:rsidRPr="00003573">
        <w:t>500 Internal Server Error</w:t>
      </w:r>
    </w:p>
    <w:p w14:paraId="79B5EA59" w14:textId="77777777" w:rsidR="00003573" w:rsidRPr="00003573" w:rsidRDefault="00003573" w:rsidP="00003573">
      <w:r w:rsidRPr="00003573">
        <w:t>{</w:t>
      </w:r>
    </w:p>
    <w:p w14:paraId="52EC4DBE" w14:textId="77777777" w:rsidR="00003573" w:rsidRPr="00003573" w:rsidRDefault="00003573" w:rsidP="00003573">
      <w:pPr>
        <w:numPr>
          <w:ilvl w:val="0"/>
          <w:numId w:val="88"/>
        </w:numPr>
      </w:pPr>
      <w:r w:rsidRPr="00003573">
        <w:t>"data": [</w:t>
      </w:r>
    </w:p>
    <w:p w14:paraId="4E6F6423" w14:textId="77777777" w:rsidR="00003573" w:rsidRPr="00003573" w:rsidRDefault="00003573" w:rsidP="00003573">
      <w:pPr>
        <w:numPr>
          <w:ilvl w:val="1"/>
          <w:numId w:val="88"/>
        </w:numPr>
      </w:pPr>
      <w:r w:rsidRPr="00003573">
        <w:t>{</w:t>
      </w:r>
    </w:p>
    <w:p w14:paraId="2261850F" w14:textId="77777777" w:rsidR="00003573" w:rsidRPr="00003573" w:rsidRDefault="00003573" w:rsidP="00003573">
      <w:pPr>
        <w:numPr>
          <w:ilvl w:val="2"/>
          <w:numId w:val="88"/>
        </w:numPr>
      </w:pPr>
      <w:r w:rsidRPr="00003573">
        <w:t>"id": 1,</w:t>
      </w:r>
    </w:p>
    <w:p w14:paraId="123A4AF9" w14:textId="77777777" w:rsidR="00003573" w:rsidRPr="00003573" w:rsidRDefault="00003573" w:rsidP="00003573">
      <w:pPr>
        <w:numPr>
          <w:ilvl w:val="2"/>
          <w:numId w:val="88"/>
        </w:numPr>
      </w:pPr>
      <w:r w:rsidRPr="00003573">
        <w:t>"name": "Bitcoin",</w:t>
      </w:r>
    </w:p>
    <w:p w14:paraId="615AE09C" w14:textId="77777777" w:rsidR="00003573" w:rsidRPr="00003573" w:rsidRDefault="00003573" w:rsidP="00003573">
      <w:pPr>
        <w:numPr>
          <w:ilvl w:val="2"/>
          <w:numId w:val="88"/>
        </w:numPr>
      </w:pPr>
      <w:r w:rsidRPr="00003573">
        <w:t>"symbol": "BTC",</w:t>
      </w:r>
    </w:p>
    <w:p w14:paraId="7667BCAD" w14:textId="77777777" w:rsidR="00003573" w:rsidRPr="00003573" w:rsidRDefault="00003573" w:rsidP="00003573">
      <w:pPr>
        <w:numPr>
          <w:ilvl w:val="2"/>
          <w:numId w:val="88"/>
        </w:numPr>
      </w:pPr>
      <w:r w:rsidRPr="00003573">
        <w:t>"slug": "bitcoin",</w:t>
      </w:r>
    </w:p>
    <w:p w14:paraId="04BE2A4B" w14:textId="77777777" w:rsidR="00003573" w:rsidRPr="00003573" w:rsidRDefault="00003573" w:rsidP="00003573">
      <w:pPr>
        <w:numPr>
          <w:ilvl w:val="2"/>
          <w:numId w:val="88"/>
        </w:numPr>
      </w:pPr>
      <w:r w:rsidRPr="00003573">
        <w:t>"cmc_rank": 5,</w:t>
      </w:r>
    </w:p>
    <w:p w14:paraId="0E693306" w14:textId="77777777" w:rsidR="00003573" w:rsidRPr="00003573" w:rsidRDefault="00003573" w:rsidP="00003573">
      <w:pPr>
        <w:numPr>
          <w:ilvl w:val="2"/>
          <w:numId w:val="88"/>
        </w:numPr>
      </w:pPr>
      <w:r w:rsidRPr="00003573">
        <w:t>"num_market_pairs": 500,</w:t>
      </w:r>
    </w:p>
    <w:p w14:paraId="74D7345C" w14:textId="77777777" w:rsidR="00003573" w:rsidRPr="00003573" w:rsidRDefault="00003573" w:rsidP="00003573">
      <w:pPr>
        <w:numPr>
          <w:ilvl w:val="2"/>
          <w:numId w:val="88"/>
        </w:numPr>
      </w:pPr>
      <w:r w:rsidRPr="00003573">
        <w:t>"circulating_supply": 16950100,</w:t>
      </w:r>
    </w:p>
    <w:p w14:paraId="7F009CB0" w14:textId="77777777" w:rsidR="00003573" w:rsidRPr="00003573" w:rsidRDefault="00003573" w:rsidP="00003573">
      <w:pPr>
        <w:numPr>
          <w:ilvl w:val="2"/>
          <w:numId w:val="88"/>
        </w:numPr>
      </w:pPr>
      <w:r w:rsidRPr="00003573">
        <w:t>"total_supply": 16950100,</w:t>
      </w:r>
    </w:p>
    <w:p w14:paraId="55880219" w14:textId="77777777" w:rsidR="00003573" w:rsidRPr="00003573" w:rsidRDefault="00003573" w:rsidP="00003573">
      <w:pPr>
        <w:numPr>
          <w:ilvl w:val="2"/>
          <w:numId w:val="88"/>
        </w:numPr>
      </w:pPr>
      <w:r w:rsidRPr="00003573">
        <w:t>"max_supply": 21000000,</w:t>
      </w:r>
    </w:p>
    <w:p w14:paraId="5DC56427" w14:textId="77777777" w:rsidR="00003573" w:rsidRPr="00003573" w:rsidRDefault="00003573" w:rsidP="00003573">
      <w:pPr>
        <w:numPr>
          <w:ilvl w:val="2"/>
          <w:numId w:val="88"/>
        </w:numPr>
      </w:pPr>
      <w:r w:rsidRPr="00003573">
        <w:t>"last_updated": "2018-06-02T22:51:28.209Z",</w:t>
      </w:r>
    </w:p>
    <w:p w14:paraId="78A01BA8" w14:textId="77777777" w:rsidR="00003573" w:rsidRPr="00003573" w:rsidRDefault="00003573" w:rsidP="00003573">
      <w:pPr>
        <w:numPr>
          <w:ilvl w:val="2"/>
          <w:numId w:val="88"/>
        </w:numPr>
      </w:pPr>
      <w:r w:rsidRPr="00003573">
        <w:t>"date_added": "2013-04-28T00:00:00.000Z",</w:t>
      </w:r>
    </w:p>
    <w:p w14:paraId="31520706" w14:textId="77777777" w:rsidR="00003573" w:rsidRPr="00003573" w:rsidRDefault="00003573" w:rsidP="00003573">
      <w:pPr>
        <w:numPr>
          <w:ilvl w:val="2"/>
          <w:numId w:val="88"/>
        </w:numPr>
      </w:pPr>
      <w:r w:rsidRPr="00003573">
        <w:t>"tags": [</w:t>
      </w:r>
    </w:p>
    <w:p w14:paraId="32E448EC" w14:textId="77777777" w:rsidR="00003573" w:rsidRPr="00003573" w:rsidRDefault="00003573" w:rsidP="00003573">
      <w:pPr>
        <w:numPr>
          <w:ilvl w:val="3"/>
          <w:numId w:val="88"/>
        </w:numPr>
      </w:pPr>
      <w:r w:rsidRPr="00003573">
        <w:t>"mineable"</w:t>
      </w:r>
    </w:p>
    <w:p w14:paraId="7ACE541B" w14:textId="77777777" w:rsidR="00003573" w:rsidRPr="00003573" w:rsidRDefault="00003573" w:rsidP="00003573">
      <w:r w:rsidRPr="00003573">
        <w:t>],</w:t>
      </w:r>
    </w:p>
    <w:p w14:paraId="587D8FDC" w14:textId="77777777" w:rsidR="00003573" w:rsidRPr="00003573" w:rsidRDefault="00003573" w:rsidP="00003573">
      <w:pPr>
        <w:numPr>
          <w:ilvl w:val="2"/>
          <w:numId w:val="88"/>
        </w:numPr>
      </w:pPr>
      <w:r w:rsidRPr="00003573">
        <w:t>"platform": null,</w:t>
      </w:r>
    </w:p>
    <w:p w14:paraId="6404D518" w14:textId="77777777" w:rsidR="00003573" w:rsidRPr="00003573" w:rsidRDefault="00003573" w:rsidP="00003573">
      <w:pPr>
        <w:numPr>
          <w:ilvl w:val="2"/>
          <w:numId w:val="88"/>
        </w:numPr>
      </w:pPr>
      <w:r w:rsidRPr="00003573">
        <w:t>"quote": {</w:t>
      </w:r>
    </w:p>
    <w:p w14:paraId="286FE252" w14:textId="77777777" w:rsidR="00003573" w:rsidRPr="00003573" w:rsidRDefault="00003573" w:rsidP="00003573">
      <w:pPr>
        <w:numPr>
          <w:ilvl w:val="3"/>
          <w:numId w:val="88"/>
        </w:numPr>
      </w:pPr>
      <w:r w:rsidRPr="00003573">
        <w:t>"USD": {</w:t>
      </w:r>
    </w:p>
    <w:p w14:paraId="674A2D24" w14:textId="77777777" w:rsidR="00003573" w:rsidRPr="00003573" w:rsidRDefault="00003573" w:rsidP="00003573">
      <w:pPr>
        <w:numPr>
          <w:ilvl w:val="4"/>
          <w:numId w:val="88"/>
        </w:numPr>
      </w:pPr>
      <w:r w:rsidRPr="00003573">
        <w:t>"price": 9283.92,</w:t>
      </w:r>
    </w:p>
    <w:p w14:paraId="23B2B79D" w14:textId="77777777" w:rsidR="00003573" w:rsidRPr="00003573" w:rsidRDefault="00003573" w:rsidP="00003573">
      <w:pPr>
        <w:numPr>
          <w:ilvl w:val="4"/>
          <w:numId w:val="88"/>
        </w:numPr>
      </w:pPr>
      <w:r w:rsidRPr="00003573">
        <w:t>"volume_24h": 7155680000,</w:t>
      </w:r>
    </w:p>
    <w:p w14:paraId="1A3ACD57" w14:textId="77777777" w:rsidR="00003573" w:rsidRPr="00003573" w:rsidRDefault="00003573" w:rsidP="00003573">
      <w:pPr>
        <w:numPr>
          <w:ilvl w:val="4"/>
          <w:numId w:val="88"/>
        </w:numPr>
      </w:pPr>
      <w:r w:rsidRPr="00003573">
        <w:t>"percent_change_1h": -0.152774,</w:t>
      </w:r>
    </w:p>
    <w:p w14:paraId="5CE44B22" w14:textId="77777777" w:rsidR="00003573" w:rsidRPr="00003573" w:rsidRDefault="00003573" w:rsidP="00003573">
      <w:pPr>
        <w:numPr>
          <w:ilvl w:val="4"/>
          <w:numId w:val="88"/>
        </w:numPr>
      </w:pPr>
      <w:r w:rsidRPr="00003573">
        <w:t>"percent_change_24h": 0.518894,</w:t>
      </w:r>
    </w:p>
    <w:p w14:paraId="3D2350F6" w14:textId="77777777" w:rsidR="00003573" w:rsidRPr="00003573" w:rsidRDefault="00003573" w:rsidP="00003573">
      <w:pPr>
        <w:numPr>
          <w:ilvl w:val="4"/>
          <w:numId w:val="88"/>
        </w:numPr>
      </w:pPr>
      <w:r w:rsidRPr="00003573">
        <w:t>"percent_change_7d": 0.986573,</w:t>
      </w:r>
    </w:p>
    <w:p w14:paraId="0EE5BFA4" w14:textId="77777777" w:rsidR="00003573" w:rsidRPr="00003573" w:rsidRDefault="00003573" w:rsidP="00003573">
      <w:pPr>
        <w:numPr>
          <w:ilvl w:val="4"/>
          <w:numId w:val="88"/>
        </w:numPr>
      </w:pPr>
      <w:r w:rsidRPr="00003573">
        <w:t>"market_cap": 158055024432,</w:t>
      </w:r>
    </w:p>
    <w:p w14:paraId="1EF5BAFD" w14:textId="77777777" w:rsidR="00003573" w:rsidRPr="00003573" w:rsidRDefault="00003573" w:rsidP="00003573">
      <w:pPr>
        <w:numPr>
          <w:ilvl w:val="4"/>
          <w:numId w:val="88"/>
        </w:numPr>
      </w:pPr>
      <w:r w:rsidRPr="00003573">
        <w:t>"last_updated": "2018-08-09T22:53:32.000Z"</w:t>
      </w:r>
    </w:p>
    <w:p w14:paraId="54134F87" w14:textId="77777777" w:rsidR="00003573" w:rsidRPr="00003573" w:rsidRDefault="00003573" w:rsidP="00003573">
      <w:r w:rsidRPr="00003573">
        <w:t>},</w:t>
      </w:r>
    </w:p>
    <w:p w14:paraId="03DEE329" w14:textId="77777777" w:rsidR="00003573" w:rsidRPr="00003573" w:rsidRDefault="00003573" w:rsidP="00003573">
      <w:pPr>
        <w:numPr>
          <w:ilvl w:val="3"/>
          <w:numId w:val="88"/>
        </w:numPr>
      </w:pPr>
      <w:r w:rsidRPr="00003573">
        <w:t>"BTC": {</w:t>
      </w:r>
    </w:p>
    <w:p w14:paraId="18BD4BB4" w14:textId="77777777" w:rsidR="00003573" w:rsidRPr="00003573" w:rsidRDefault="00003573" w:rsidP="00003573">
      <w:pPr>
        <w:numPr>
          <w:ilvl w:val="4"/>
          <w:numId w:val="88"/>
        </w:numPr>
      </w:pPr>
      <w:r w:rsidRPr="00003573">
        <w:t>"price": 1,</w:t>
      </w:r>
    </w:p>
    <w:p w14:paraId="310DE786" w14:textId="77777777" w:rsidR="00003573" w:rsidRPr="00003573" w:rsidRDefault="00003573" w:rsidP="00003573">
      <w:pPr>
        <w:numPr>
          <w:ilvl w:val="4"/>
          <w:numId w:val="88"/>
        </w:numPr>
      </w:pPr>
      <w:r w:rsidRPr="00003573">
        <w:t>"volume_24h": 772012,</w:t>
      </w:r>
    </w:p>
    <w:p w14:paraId="7D77BCD1" w14:textId="77777777" w:rsidR="00003573" w:rsidRPr="00003573" w:rsidRDefault="00003573" w:rsidP="00003573">
      <w:pPr>
        <w:numPr>
          <w:ilvl w:val="4"/>
          <w:numId w:val="88"/>
        </w:numPr>
      </w:pPr>
      <w:r w:rsidRPr="00003573">
        <w:t>"percent_change_1h": 0,</w:t>
      </w:r>
    </w:p>
    <w:p w14:paraId="7593A684" w14:textId="77777777" w:rsidR="00003573" w:rsidRPr="00003573" w:rsidRDefault="00003573" w:rsidP="00003573">
      <w:pPr>
        <w:numPr>
          <w:ilvl w:val="4"/>
          <w:numId w:val="88"/>
        </w:numPr>
      </w:pPr>
      <w:r w:rsidRPr="00003573">
        <w:t>"percent_change_24h": 0,</w:t>
      </w:r>
    </w:p>
    <w:p w14:paraId="3C681B40" w14:textId="77777777" w:rsidR="00003573" w:rsidRPr="00003573" w:rsidRDefault="00003573" w:rsidP="00003573">
      <w:pPr>
        <w:numPr>
          <w:ilvl w:val="4"/>
          <w:numId w:val="88"/>
        </w:numPr>
      </w:pPr>
      <w:r w:rsidRPr="00003573">
        <w:t>"percent_change_7d": 0,</w:t>
      </w:r>
    </w:p>
    <w:p w14:paraId="00EA457D" w14:textId="77777777" w:rsidR="00003573" w:rsidRPr="00003573" w:rsidRDefault="00003573" w:rsidP="00003573">
      <w:pPr>
        <w:numPr>
          <w:ilvl w:val="4"/>
          <w:numId w:val="88"/>
        </w:numPr>
      </w:pPr>
      <w:r w:rsidRPr="00003573">
        <w:t>"market_cap": 17024600,</w:t>
      </w:r>
    </w:p>
    <w:p w14:paraId="36787AB7" w14:textId="77777777" w:rsidR="00003573" w:rsidRPr="00003573" w:rsidRDefault="00003573" w:rsidP="00003573">
      <w:pPr>
        <w:numPr>
          <w:ilvl w:val="4"/>
          <w:numId w:val="88"/>
        </w:numPr>
      </w:pPr>
      <w:r w:rsidRPr="00003573">
        <w:t>"last_updated": "2018-08-09T22:53:32.000Z"</w:t>
      </w:r>
    </w:p>
    <w:p w14:paraId="4708A210" w14:textId="77777777" w:rsidR="00003573" w:rsidRPr="00003573" w:rsidRDefault="00003573" w:rsidP="00003573">
      <w:r w:rsidRPr="00003573">
        <w:t>}</w:t>
      </w:r>
    </w:p>
    <w:p w14:paraId="313E0E1D" w14:textId="77777777" w:rsidR="00003573" w:rsidRPr="00003573" w:rsidRDefault="00003573" w:rsidP="00003573">
      <w:pPr>
        <w:numPr>
          <w:ilvl w:val="2"/>
          <w:numId w:val="88"/>
        </w:numPr>
      </w:pPr>
      <w:r w:rsidRPr="00003573">
        <w:t>}</w:t>
      </w:r>
    </w:p>
    <w:p w14:paraId="34B04142" w14:textId="77777777" w:rsidR="00003573" w:rsidRPr="00003573" w:rsidRDefault="00003573" w:rsidP="00003573">
      <w:pPr>
        <w:numPr>
          <w:ilvl w:val="1"/>
          <w:numId w:val="88"/>
        </w:numPr>
      </w:pPr>
      <w:r w:rsidRPr="00003573">
        <w:t>},</w:t>
      </w:r>
    </w:p>
    <w:p w14:paraId="68C448D5" w14:textId="77777777" w:rsidR="00003573" w:rsidRPr="00003573" w:rsidRDefault="00003573" w:rsidP="00003573">
      <w:pPr>
        <w:numPr>
          <w:ilvl w:val="1"/>
          <w:numId w:val="88"/>
        </w:numPr>
      </w:pPr>
      <w:r w:rsidRPr="00003573">
        <w:t>{</w:t>
      </w:r>
    </w:p>
    <w:p w14:paraId="4D2AF4A3" w14:textId="77777777" w:rsidR="00003573" w:rsidRPr="00003573" w:rsidRDefault="00003573" w:rsidP="00003573">
      <w:pPr>
        <w:numPr>
          <w:ilvl w:val="2"/>
          <w:numId w:val="88"/>
        </w:numPr>
      </w:pPr>
      <w:r w:rsidRPr="00003573">
        <w:t>"id": 1027,</w:t>
      </w:r>
    </w:p>
    <w:p w14:paraId="03F7E237" w14:textId="77777777" w:rsidR="00003573" w:rsidRPr="00003573" w:rsidRDefault="00003573" w:rsidP="00003573">
      <w:pPr>
        <w:numPr>
          <w:ilvl w:val="2"/>
          <w:numId w:val="88"/>
        </w:numPr>
      </w:pPr>
      <w:r w:rsidRPr="00003573">
        <w:t>"name": "Ethereum",</w:t>
      </w:r>
    </w:p>
    <w:p w14:paraId="57AE1904" w14:textId="77777777" w:rsidR="00003573" w:rsidRPr="00003573" w:rsidRDefault="00003573" w:rsidP="00003573">
      <w:pPr>
        <w:numPr>
          <w:ilvl w:val="2"/>
          <w:numId w:val="88"/>
        </w:numPr>
      </w:pPr>
      <w:r w:rsidRPr="00003573">
        <w:t>"symbol": "ETH",</w:t>
      </w:r>
    </w:p>
    <w:p w14:paraId="4D02A1C4" w14:textId="77777777" w:rsidR="00003573" w:rsidRPr="00003573" w:rsidRDefault="00003573" w:rsidP="00003573">
      <w:pPr>
        <w:numPr>
          <w:ilvl w:val="2"/>
          <w:numId w:val="88"/>
        </w:numPr>
      </w:pPr>
      <w:r w:rsidRPr="00003573">
        <w:t>"slug": "ethereum",</w:t>
      </w:r>
    </w:p>
    <w:p w14:paraId="7904CAF2" w14:textId="77777777" w:rsidR="00003573" w:rsidRPr="00003573" w:rsidRDefault="00003573" w:rsidP="00003573">
      <w:pPr>
        <w:numPr>
          <w:ilvl w:val="2"/>
          <w:numId w:val="88"/>
        </w:numPr>
      </w:pPr>
      <w:r w:rsidRPr="00003573">
        <w:t>"num_market_pairs": 6360,</w:t>
      </w:r>
    </w:p>
    <w:p w14:paraId="47EA9196" w14:textId="77777777" w:rsidR="00003573" w:rsidRPr="00003573" w:rsidRDefault="00003573" w:rsidP="00003573">
      <w:pPr>
        <w:numPr>
          <w:ilvl w:val="2"/>
          <w:numId w:val="88"/>
        </w:numPr>
      </w:pPr>
      <w:r w:rsidRPr="00003573">
        <w:t>"circulating_supply": 16950100,</w:t>
      </w:r>
    </w:p>
    <w:p w14:paraId="0CE00215" w14:textId="77777777" w:rsidR="00003573" w:rsidRPr="00003573" w:rsidRDefault="00003573" w:rsidP="00003573">
      <w:pPr>
        <w:numPr>
          <w:ilvl w:val="2"/>
          <w:numId w:val="88"/>
        </w:numPr>
      </w:pPr>
      <w:r w:rsidRPr="00003573">
        <w:t>"total_supply": 16950100,</w:t>
      </w:r>
    </w:p>
    <w:p w14:paraId="08BCAA43" w14:textId="77777777" w:rsidR="00003573" w:rsidRPr="00003573" w:rsidRDefault="00003573" w:rsidP="00003573">
      <w:pPr>
        <w:numPr>
          <w:ilvl w:val="2"/>
          <w:numId w:val="88"/>
        </w:numPr>
      </w:pPr>
      <w:r w:rsidRPr="00003573">
        <w:t>"max_supply": 21000000,</w:t>
      </w:r>
    </w:p>
    <w:p w14:paraId="48DC7C85" w14:textId="77777777" w:rsidR="00003573" w:rsidRPr="00003573" w:rsidRDefault="00003573" w:rsidP="00003573">
      <w:pPr>
        <w:numPr>
          <w:ilvl w:val="2"/>
          <w:numId w:val="88"/>
        </w:numPr>
      </w:pPr>
      <w:r w:rsidRPr="00003573">
        <w:t>"last_updated": "2018-06-02T22:51:28.209Z",</w:t>
      </w:r>
    </w:p>
    <w:p w14:paraId="4DA1CC4A" w14:textId="77777777" w:rsidR="00003573" w:rsidRPr="00003573" w:rsidRDefault="00003573" w:rsidP="00003573">
      <w:pPr>
        <w:numPr>
          <w:ilvl w:val="2"/>
          <w:numId w:val="88"/>
        </w:numPr>
      </w:pPr>
      <w:r w:rsidRPr="00003573">
        <w:t>"date_added": "2013-04-28T00:00:00.000Z",</w:t>
      </w:r>
    </w:p>
    <w:p w14:paraId="532701C8" w14:textId="77777777" w:rsidR="00003573" w:rsidRPr="00003573" w:rsidRDefault="00003573" w:rsidP="00003573">
      <w:pPr>
        <w:numPr>
          <w:ilvl w:val="2"/>
          <w:numId w:val="88"/>
        </w:numPr>
      </w:pPr>
      <w:r w:rsidRPr="00003573">
        <w:t>"tags": [</w:t>
      </w:r>
    </w:p>
    <w:p w14:paraId="1A7C39C3" w14:textId="77777777" w:rsidR="00003573" w:rsidRPr="00003573" w:rsidRDefault="00003573" w:rsidP="00003573">
      <w:pPr>
        <w:numPr>
          <w:ilvl w:val="3"/>
          <w:numId w:val="88"/>
        </w:numPr>
      </w:pPr>
      <w:r w:rsidRPr="00003573">
        <w:t>"mineable"</w:t>
      </w:r>
    </w:p>
    <w:p w14:paraId="2AC0BB18" w14:textId="77777777" w:rsidR="00003573" w:rsidRPr="00003573" w:rsidRDefault="00003573" w:rsidP="00003573">
      <w:r w:rsidRPr="00003573">
        <w:t>],</w:t>
      </w:r>
    </w:p>
    <w:p w14:paraId="3ED6459C" w14:textId="77777777" w:rsidR="00003573" w:rsidRPr="00003573" w:rsidRDefault="00003573" w:rsidP="00003573">
      <w:pPr>
        <w:numPr>
          <w:ilvl w:val="2"/>
          <w:numId w:val="88"/>
        </w:numPr>
      </w:pPr>
      <w:r w:rsidRPr="00003573">
        <w:t>"platform": null,</w:t>
      </w:r>
    </w:p>
    <w:p w14:paraId="3D394CDC" w14:textId="77777777" w:rsidR="00003573" w:rsidRPr="00003573" w:rsidRDefault="00003573" w:rsidP="00003573">
      <w:pPr>
        <w:numPr>
          <w:ilvl w:val="2"/>
          <w:numId w:val="88"/>
        </w:numPr>
      </w:pPr>
      <w:r w:rsidRPr="00003573">
        <w:t>"quote": {</w:t>
      </w:r>
    </w:p>
    <w:p w14:paraId="5A466FEF" w14:textId="77777777" w:rsidR="00003573" w:rsidRPr="00003573" w:rsidRDefault="00003573" w:rsidP="00003573">
      <w:pPr>
        <w:numPr>
          <w:ilvl w:val="3"/>
          <w:numId w:val="88"/>
        </w:numPr>
      </w:pPr>
      <w:r w:rsidRPr="00003573">
        <w:t>"USD": {</w:t>
      </w:r>
    </w:p>
    <w:p w14:paraId="5B40FFC3" w14:textId="77777777" w:rsidR="00003573" w:rsidRPr="00003573" w:rsidRDefault="00003573" w:rsidP="00003573">
      <w:pPr>
        <w:numPr>
          <w:ilvl w:val="4"/>
          <w:numId w:val="88"/>
        </w:numPr>
      </w:pPr>
      <w:r w:rsidRPr="00003573">
        <w:t>"price": 1283.92,</w:t>
      </w:r>
    </w:p>
    <w:p w14:paraId="67A0B0CE" w14:textId="77777777" w:rsidR="00003573" w:rsidRPr="00003573" w:rsidRDefault="00003573" w:rsidP="00003573">
      <w:pPr>
        <w:numPr>
          <w:ilvl w:val="4"/>
          <w:numId w:val="88"/>
        </w:numPr>
      </w:pPr>
      <w:r w:rsidRPr="00003573">
        <w:t>"volume_24h": 7155680000,</w:t>
      </w:r>
    </w:p>
    <w:p w14:paraId="1AABCE4B" w14:textId="77777777" w:rsidR="00003573" w:rsidRPr="00003573" w:rsidRDefault="00003573" w:rsidP="00003573">
      <w:pPr>
        <w:numPr>
          <w:ilvl w:val="4"/>
          <w:numId w:val="88"/>
        </w:numPr>
      </w:pPr>
      <w:r w:rsidRPr="00003573">
        <w:t>"percent_change_1h": -0.152774,</w:t>
      </w:r>
    </w:p>
    <w:p w14:paraId="4C15C599" w14:textId="77777777" w:rsidR="00003573" w:rsidRPr="00003573" w:rsidRDefault="00003573" w:rsidP="00003573">
      <w:pPr>
        <w:numPr>
          <w:ilvl w:val="4"/>
          <w:numId w:val="88"/>
        </w:numPr>
      </w:pPr>
      <w:r w:rsidRPr="00003573">
        <w:t>"percent_change_24h": 0.518894,</w:t>
      </w:r>
    </w:p>
    <w:p w14:paraId="7A4A5AD1" w14:textId="77777777" w:rsidR="00003573" w:rsidRPr="00003573" w:rsidRDefault="00003573" w:rsidP="00003573">
      <w:pPr>
        <w:numPr>
          <w:ilvl w:val="4"/>
          <w:numId w:val="88"/>
        </w:numPr>
      </w:pPr>
      <w:r w:rsidRPr="00003573">
        <w:t>"percent_change_7d": 0.986573,</w:t>
      </w:r>
    </w:p>
    <w:p w14:paraId="118AF4C5" w14:textId="77777777" w:rsidR="00003573" w:rsidRPr="00003573" w:rsidRDefault="00003573" w:rsidP="00003573">
      <w:pPr>
        <w:numPr>
          <w:ilvl w:val="4"/>
          <w:numId w:val="88"/>
        </w:numPr>
      </w:pPr>
      <w:r w:rsidRPr="00003573">
        <w:t>"market_cap": 158055024432,</w:t>
      </w:r>
    </w:p>
    <w:p w14:paraId="1ADCF253" w14:textId="77777777" w:rsidR="00003573" w:rsidRPr="00003573" w:rsidRDefault="00003573" w:rsidP="00003573">
      <w:pPr>
        <w:numPr>
          <w:ilvl w:val="4"/>
          <w:numId w:val="88"/>
        </w:numPr>
      </w:pPr>
      <w:r w:rsidRPr="00003573">
        <w:t>"last_updated": "2018-08-09T22:53:32.000Z"</w:t>
      </w:r>
    </w:p>
    <w:p w14:paraId="29491BF1" w14:textId="77777777" w:rsidR="00003573" w:rsidRPr="00003573" w:rsidRDefault="00003573" w:rsidP="00003573">
      <w:r w:rsidRPr="00003573">
        <w:t>},</w:t>
      </w:r>
    </w:p>
    <w:p w14:paraId="74C1B275" w14:textId="77777777" w:rsidR="00003573" w:rsidRPr="00003573" w:rsidRDefault="00003573" w:rsidP="00003573">
      <w:pPr>
        <w:numPr>
          <w:ilvl w:val="3"/>
          <w:numId w:val="88"/>
        </w:numPr>
      </w:pPr>
      <w:r w:rsidRPr="00003573">
        <w:t>"ETH": {</w:t>
      </w:r>
    </w:p>
    <w:p w14:paraId="45E81E67" w14:textId="77777777" w:rsidR="00003573" w:rsidRPr="00003573" w:rsidRDefault="00003573" w:rsidP="00003573">
      <w:pPr>
        <w:numPr>
          <w:ilvl w:val="4"/>
          <w:numId w:val="88"/>
        </w:numPr>
      </w:pPr>
      <w:r w:rsidRPr="00003573">
        <w:t>"price": 1,</w:t>
      </w:r>
    </w:p>
    <w:p w14:paraId="74E31E78" w14:textId="77777777" w:rsidR="00003573" w:rsidRPr="00003573" w:rsidRDefault="00003573" w:rsidP="00003573">
      <w:pPr>
        <w:numPr>
          <w:ilvl w:val="4"/>
          <w:numId w:val="88"/>
        </w:numPr>
      </w:pPr>
      <w:r w:rsidRPr="00003573">
        <w:t>"volume_24h": 772012,</w:t>
      </w:r>
    </w:p>
    <w:p w14:paraId="4814E59E" w14:textId="77777777" w:rsidR="00003573" w:rsidRPr="00003573" w:rsidRDefault="00003573" w:rsidP="00003573">
      <w:pPr>
        <w:numPr>
          <w:ilvl w:val="4"/>
          <w:numId w:val="88"/>
        </w:numPr>
      </w:pPr>
      <w:r w:rsidRPr="00003573">
        <w:t>"percent_change_1h": 0,</w:t>
      </w:r>
    </w:p>
    <w:p w14:paraId="64B9BA55" w14:textId="77777777" w:rsidR="00003573" w:rsidRPr="00003573" w:rsidRDefault="00003573" w:rsidP="00003573">
      <w:pPr>
        <w:numPr>
          <w:ilvl w:val="4"/>
          <w:numId w:val="88"/>
        </w:numPr>
      </w:pPr>
      <w:r w:rsidRPr="00003573">
        <w:t>"percent_change_24h": 0,</w:t>
      </w:r>
    </w:p>
    <w:p w14:paraId="442E4A36" w14:textId="77777777" w:rsidR="00003573" w:rsidRPr="00003573" w:rsidRDefault="00003573" w:rsidP="00003573">
      <w:pPr>
        <w:numPr>
          <w:ilvl w:val="4"/>
          <w:numId w:val="88"/>
        </w:numPr>
      </w:pPr>
      <w:r w:rsidRPr="00003573">
        <w:t>"percent_change_7d": 0,</w:t>
      </w:r>
    </w:p>
    <w:p w14:paraId="3EE1D2B5" w14:textId="77777777" w:rsidR="00003573" w:rsidRPr="00003573" w:rsidRDefault="00003573" w:rsidP="00003573">
      <w:pPr>
        <w:numPr>
          <w:ilvl w:val="4"/>
          <w:numId w:val="88"/>
        </w:numPr>
      </w:pPr>
      <w:r w:rsidRPr="00003573">
        <w:t>"market_cap": 17024600,</w:t>
      </w:r>
    </w:p>
    <w:p w14:paraId="785D4277" w14:textId="77777777" w:rsidR="00003573" w:rsidRPr="00003573" w:rsidRDefault="00003573" w:rsidP="00003573">
      <w:pPr>
        <w:numPr>
          <w:ilvl w:val="4"/>
          <w:numId w:val="88"/>
        </w:numPr>
      </w:pPr>
      <w:r w:rsidRPr="00003573">
        <w:t>"last_updated": "2018-08-09T22:53:32.000Z"</w:t>
      </w:r>
    </w:p>
    <w:p w14:paraId="2CCBD1D5" w14:textId="77777777" w:rsidR="00003573" w:rsidRPr="00003573" w:rsidRDefault="00003573" w:rsidP="00003573">
      <w:r w:rsidRPr="00003573">
        <w:t>}</w:t>
      </w:r>
    </w:p>
    <w:p w14:paraId="223DA2EF" w14:textId="77777777" w:rsidR="00003573" w:rsidRPr="00003573" w:rsidRDefault="00003573" w:rsidP="00003573">
      <w:pPr>
        <w:numPr>
          <w:ilvl w:val="2"/>
          <w:numId w:val="88"/>
        </w:numPr>
      </w:pPr>
      <w:r w:rsidRPr="00003573">
        <w:t>}</w:t>
      </w:r>
    </w:p>
    <w:p w14:paraId="31A07A66" w14:textId="77777777" w:rsidR="00003573" w:rsidRPr="00003573" w:rsidRDefault="00003573" w:rsidP="00003573">
      <w:pPr>
        <w:numPr>
          <w:ilvl w:val="1"/>
          <w:numId w:val="88"/>
        </w:numPr>
      </w:pPr>
      <w:r w:rsidRPr="00003573">
        <w:t>}</w:t>
      </w:r>
    </w:p>
    <w:p w14:paraId="74847125" w14:textId="77777777" w:rsidR="00003573" w:rsidRPr="00003573" w:rsidRDefault="00003573" w:rsidP="00003573">
      <w:pPr>
        <w:numPr>
          <w:ilvl w:val="0"/>
          <w:numId w:val="88"/>
        </w:numPr>
      </w:pPr>
      <w:r w:rsidRPr="00003573">
        <w:t>],</w:t>
      </w:r>
    </w:p>
    <w:p w14:paraId="17F58D55" w14:textId="77777777" w:rsidR="00003573" w:rsidRPr="00003573" w:rsidRDefault="00003573" w:rsidP="00003573">
      <w:pPr>
        <w:numPr>
          <w:ilvl w:val="0"/>
          <w:numId w:val="88"/>
        </w:numPr>
      </w:pPr>
      <w:r w:rsidRPr="00003573">
        <w:t>"status": {</w:t>
      </w:r>
    </w:p>
    <w:p w14:paraId="423BB724" w14:textId="77777777" w:rsidR="00003573" w:rsidRPr="00003573" w:rsidRDefault="00003573" w:rsidP="00003573">
      <w:pPr>
        <w:numPr>
          <w:ilvl w:val="1"/>
          <w:numId w:val="88"/>
        </w:numPr>
      </w:pPr>
      <w:r w:rsidRPr="00003573">
        <w:t>"timestamp": "2018-06-02T22:51:28.209Z",</w:t>
      </w:r>
    </w:p>
    <w:p w14:paraId="07EDC1F0" w14:textId="77777777" w:rsidR="00003573" w:rsidRPr="00003573" w:rsidRDefault="00003573" w:rsidP="00003573">
      <w:pPr>
        <w:numPr>
          <w:ilvl w:val="1"/>
          <w:numId w:val="88"/>
        </w:numPr>
      </w:pPr>
      <w:r w:rsidRPr="00003573">
        <w:t>"error_code": 0,</w:t>
      </w:r>
    </w:p>
    <w:p w14:paraId="4735D034" w14:textId="77777777" w:rsidR="00003573" w:rsidRPr="00003573" w:rsidRDefault="00003573" w:rsidP="00003573">
      <w:pPr>
        <w:numPr>
          <w:ilvl w:val="1"/>
          <w:numId w:val="88"/>
        </w:numPr>
      </w:pPr>
      <w:r w:rsidRPr="00003573">
        <w:t>"error_message": "",</w:t>
      </w:r>
    </w:p>
    <w:p w14:paraId="768147AF" w14:textId="77777777" w:rsidR="00003573" w:rsidRPr="00003573" w:rsidRDefault="00003573" w:rsidP="00003573">
      <w:pPr>
        <w:numPr>
          <w:ilvl w:val="1"/>
          <w:numId w:val="88"/>
        </w:numPr>
      </w:pPr>
      <w:r w:rsidRPr="00003573">
        <w:t>"elapsed": 10,</w:t>
      </w:r>
    </w:p>
    <w:p w14:paraId="58A7FAE3" w14:textId="77777777" w:rsidR="00003573" w:rsidRPr="00003573" w:rsidRDefault="00003573" w:rsidP="00003573">
      <w:pPr>
        <w:numPr>
          <w:ilvl w:val="1"/>
          <w:numId w:val="88"/>
        </w:numPr>
      </w:pPr>
      <w:r w:rsidRPr="00003573">
        <w:t>"credit_count": 1</w:t>
      </w:r>
    </w:p>
    <w:p w14:paraId="3F50A91C" w14:textId="77777777" w:rsidR="00003573" w:rsidRPr="00003573" w:rsidRDefault="00003573" w:rsidP="00003573">
      <w:r w:rsidRPr="00003573">
        <w:t>}</w:t>
      </w:r>
    </w:p>
    <w:p w14:paraId="14747E6D" w14:textId="77777777" w:rsidR="00003573" w:rsidRPr="00003573" w:rsidRDefault="00003573" w:rsidP="00003573">
      <w:r w:rsidRPr="00003573">
        <w:t>}</w:t>
      </w:r>
    </w:p>
    <w:p w14:paraId="5422DA9D" w14:textId="77777777" w:rsidR="00003573" w:rsidRPr="00003573" w:rsidRDefault="00003573" w:rsidP="00003573">
      <w:r w:rsidRPr="00003573">
        <w:t>Trending Latest</w:t>
      </w:r>
    </w:p>
    <w:p w14:paraId="582989A8" w14:textId="77777777" w:rsidR="00003573" w:rsidRPr="00003573" w:rsidRDefault="00003573" w:rsidP="00003573">
      <w:r w:rsidRPr="00003573">
        <w:t>Returns a paginated list of all trending cryptocurrency market data, determined and sorted by CoinMarketCap search volume.</w:t>
      </w:r>
    </w:p>
    <w:p w14:paraId="4C92DCF4" w14:textId="77777777" w:rsidR="00003573" w:rsidRPr="00003573" w:rsidRDefault="00003573" w:rsidP="00003573">
      <w:r w:rsidRPr="00003573">
        <w:rPr>
          <w:b/>
          <w:bCs/>
        </w:rPr>
        <w:t>This endpoint is available on the following </w:t>
      </w:r>
      <w:hyperlink r:id="rId266" w:tgtFrame="_blank" w:history="1">
        <w:r w:rsidRPr="00003573">
          <w:rPr>
            <w:rStyle w:val="Hyperlink"/>
            <w:b/>
            <w:bCs/>
          </w:rPr>
          <w:t>API plans</w:t>
        </w:r>
      </w:hyperlink>
      <w:r w:rsidRPr="00003573">
        <w:rPr>
          <w:b/>
          <w:bCs/>
        </w:rPr>
        <w:t>:</w:t>
      </w:r>
    </w:p>
    <w:p w14:paraId="39335E33" w14:textId="77777777" w:rsidR="00003573" w:rsidRPr="00003573" w:rsidRDefault="00003573" w:rsidP="00003573">
      <w:pPr>
        <w:numPr>
          <w:ilvl w:val="0"/>
          <w:numId w:val="89"/>
        </w:numPr>
      </w:pPr>
      <w:r w:rsidRPr="00003573">
        <w:t>Startup</w:t>
      </w:r>
    </w:p>
    <w:p w14:paraId="02B1910A" w14:textId="77777777" w:rsidR="00003573" w:rsidRPr="00003573" w:rsidRDefault="00003573" w:rsidP="00003573">
      <w:pPr>
        <w:numPr>
          <w:ilvl w:val="0"/>
          <w:numId w:val="89"/>
        </w:numPr>
      </w:pPr>
      <w:r w:rsidRPr="00003573">
        <w:t>Standard</w:t>
      </w:r>
    </w:p>
    <w:p w14:paraId="7115DD2F" w14:textId="77777777" w:rsidR="00003573" w:rsidRPr="00003573" w:rsidRDefault="00003573" w:rsidP="00003573">
      <w:pPr>
        <w:numPr>
          <w:ilvl w:val="0"/>
          <w:numId w:val="89"/>
        </w:numPr>
      </w:pPr>
      <w:r w:rsidRPr="00003573">
        <w:t>Professional</w:t>
      </w:r>
    </w:p>
    <w:p w14:paraId="6ED348E3" w14:textId="77777777" w:rsidR="00003573" w:rsidRPr="00003573" w:rsidRDefault="00003573" w:rsidP="00003573">
      <w:pPr>
        <w:numPr>
          <w:ilvl w:val="0"/>
          <w:numId w:val="89"/>
        </w:numPr>
      </w:pPr>
      <w:r w:rsidRPr="00003573">
        <w:t>Enterprise</w:t>
      </w:r>
    </w:p>
    <w:p w14:paraId="3AA02420" w14:textId="77777777" w:rsidR="00003573" w:rsidRPr="00003573" w:rsidRDefault="00003573" w:rsidP="00003573">
      <w:r w:rsidRPr="00003573">
        <w:rPr>
          <w:b/>
          <w:bCs/>
        </w:rPr>
        <w:t>Cache / Update frequency:</w:t>
      </w:r>
      <w:r w:rsidRPr="00003573">
        <w:t> Every 10 minutes.</w:t>
      </w:r>
      <w:r w:rsidRPr="00003573">
        <w:br/>
      </w:r>
      <w:r w:rsidRPr="00003573">
        <w:rPr>
          <w:b/>
          <w:bCs/>
        </w:rPr>
        <w:t>Plan credit use:</w:t>
      </w:r>
      <w:r w:rsidRPr="00003573">
        <w:t> 1 call credit per 200 cryptocurrencies returned (rounded up) and 1 call credit per convert option beyond the first.</w:t>
      </w:r>
      <w:r w:rsidRPr="00003573">
        <w:br/>
      </w:r>
      <w:r w:rsidRPr="00003573">
        <w:rPr>
          <w:b/>
          <w:bCs/>
        </w:rPr>
        <w:t>CMC equivalent pages:</w:t>
      </w:r>
      <w:r w:rsidRPr="00003573">
        <w:t> Our cryptocurrency Trending page </w:t>
      </w:r>
      <w:hyperlink r:id="rId267" w:history="1">
        <w:r w:rsidRPr="00003573">
          <w:rPr>
            <w:rStyle w:val="Hyperlink"/>
          </w:rPr>
          <w:t>coinmarketcap.com/trending-cryptocurrencies/</w:t>
        </w:r>
      </w:hyperlink>
      <w:r w:rsidRPr="00003573">
        <w:t>.</w:t>
      </w:r>
    </w:p>
    <w:p w14:paraId="2C96BC9D" w14:textId="77777777" w:rsidR="00003573" w:rsidRPr="00003573" w:rsidRDefault="00003573" w:rsidP="00003573">
      <w:pPr>
        <w:rPr>
          <w:b/>
          <w:bCs/>
        </w:rPr>
      </w:pPr>
      <w:r w:rsidRPr="00003573">
        <w:rPr>
          <w:b/>
          <w:bCs/>
        </w:rPr>
        <w:t>Parameters</w:t>
      </w:r>
    </w:p>
    <w:p w14:paraId="2DCE9679" w14:textId="77777777" w:rsidR="00003573" w:rsidRPr="00003573" w:rsidRDefault="00003573" w:rsidP="00003573">
      <w:r w:rsidRPr="00003573">
        <w:t>query Parameters ?</w:t>
      </w:r>
    </w:p>
    <w:p w14:paraId="696F65B7" w14:textId="77777777" w:rsidR="00003573" w:rsidRPr="00003573" w:rsidRDefault="00003573" w:rsidP="00003573">
      <w:r w:rsidRPr="00003573">
        <w:t> start</w:t>
      </w:r>
    </w:p>
    <w:p w14:paraId="719DFB70" w14:textId="77777777" w:rsidR="00003573" w:rsidRPr="00003573" w:rsidRDefault="00003573" w:rsidP="00003573">
      <w:r w:rsidRPr="00003573">
        <w:t>integer &gt;= 1</w:t>
      </w:r>
    </w:p>
    <w:p w14:paraId="54C3EF59" w14:textId="77777777" w:rsidR="00003573" w:rsidRPr="00003573" w:rsidRDefault="00003573" w:rsidP="00003573">
      <w:r w:rsidRPr="00003573">
        <w:t>1</w:t>
      </w:r>
    </w:p>
    <w:p w14:paraId="7BC20651" w14:textId="77777777" w:rsidR="00003573" w:rsidRPr="00003573" w:rsidRDefault="00003573" w:rsidP="00003573">
      <w:r w:rsidRPr="00003573">
        <w:t>Optionally offset the start (1-based index) of the paginated list of items to return.</w:t>
      </w:r>
    </w:p>
    <w:p w14:paraId="5D793B39" w14:textId="77777777" w:rsidR="00003573" w:rsidRPr="00003573" w:rsidRDefault="00003573" w:rsidP="00003573">
      <w:r w:rsidRPr="00003573">
        <w:t> limit</w:t>
      </w:r>
    </w:p>
    <w:p w14:paraId="0EE1E5D5" w14:textId="77777777" w:rsidR="00003573" w:rsidRPr="00003573" w:rsidRDefault="00003573" w:rsidP="00003573">
      <w:r w:rsidRPr="00003573">
        <w:t>integer [ 1 .. 1000 ]</w:t>
      </w:r>
    </w:p>
    <w:p w14:paraId="0B3AD3FB" w14:textId="77777777" w:rsidR="00003573" w:rsidRPr="00003573" w:rsidRDefault="00003573" w:rsidP="00003573">
      <w:r w:rsidRPr="00003573">
        <w:t>100</w:t>
      </w:r>
    </w:p>
    <w:p w14:paraId="6AE2EF1D" w14:textId="77777777" w:rsidR="00003573" w:rsidRPr="00003573" w:rsidRDefault="00003573" w:rsidP="00003573">
      <w:r w:rsidRPr="00003573">
        <w:t>Optionally specify the number of results to return. Use this parameter and the "start" parameter to determine your own pagination size.</w:t>
      </w:r>
    </w:p>
    <w:p w14:paraId="1EFC2ED0" w14:textId="77777777" w:rsidR="00003573" w:rsidRPr="00003573" w:rsidRDefault="00003573" w:rsidP="00003573">
      <w:r w:rsidRPr="00003573">
        <w:t> time_period</w:t>
      </w:r>
    </w:p>
    <w:p w14:paraId="4B9C9E07" w14:textId="77777777" w:rsidR="00003573" w:rsidRPr="00003573" w:rsidRDefault="00003573" w:rsidP="00003573">
      <w:r w:rsidRPr="00003573">
        <w:t>string</w:t>
      </w:r>
    </w:p>
    <w:p w14:paraId="526762C9" w14:textId="77777777" w:rsidR="00003573" w:rsidRPr="00003573" w:rsidRDefault="00003573" w:rsidP="00003573">
      <w:r w:rsidRPr="00003573">
        <w:t>"24h"</w:t>
      </w:r>
    </w:p>
    <w:p w14:paraId="6345969A" w14:textId="77777777" w:rsidR="00003573" w:rsidRPr="00003573" w:rsidRDefault="00003573" w:rsidP="00003573">
      <w:r w:rsidRPr="00003573">
        <w:t>"24h""30d""7d"</w:t>
      </w:r>
    </w:p>
    <w:p w14:paraId="7FAF8D20" w14:textId="77777777" w:rsidR="00003573" w:rsidRPr="00003573" w:rsidRDefault="00003573" w:rsidP="00003573">
      <w:r w:rsidRPr="00003573">
        <w:t>Adjusts the overall window of time for the latest trending coins.</w:t>
      </w:r>
    </w:p>
    <w:p w14:paraId="0CC5F625" w14:textId="77777777" w:rsidR="00003573" w:rsidRPr="00003573" w:rsidRDefault="00003573" w:rsidP="00003573">
      <w:r w:rsidRPr="00003573">
        <w:t> convert</w:t>
      </w:r>
    </w:p>
    <w:p w14:paraId="2180A41D" w14:textId="77777777" w:rsidR="00003573" w:rsidRPr="00003573" w:rsidRDefault="00003573" w:rsidP="00003573">
      <w:r w:rsidRPr="00003573">
        <w:t>string</w:t>
      </w:r>
    </w:p>
    <w:p w14:paraId="5F24A8A0" w14:textId="77777777" w:rsidR="00003573" w:rsidRPr="00003573" w:rsidRDefault="00003573" w:rsidP="00003573">
      <w:r w:rsidRPr="00003573">
        <w:t>Optionally calculate market quotes in up to 120 currencies at once by passing a comma-separated list of cryptocurrency or fiat currency symbols. Each additional convert option beyond the first requires an additional call credit. A list of supported fiat options can be found </w:t>
      </w:r>
      <w:hyperlink r:id="rId268" w:anchor="section/Standards-and-Conventions" w:history="1">
        <w:r w:rsidRPr="00003573">
          <w:rPr>
            <w:rStyle w:val="Hyperlink"/>
          </w:rPr>
          <w:t>here</w:t>
        </w:r>
      </w:hyperlink>
      <w:r w:rsidRPr="00003573">
        <w:t>. Each conversion is returned in its own "quote" object.</w:t>
      </w:r>
    </w:p>
    <w:p w14:paraId="1C65F5E4" w14:textId="77777777" w:rsidR="00003573" w:rsidRPr="00003573" w:rsidRDefault="00003573" w:rsidP="00003573">
      <w:r w:rsidRPr="00003573">
        <w:t> convert_id</w:t>
      </w:r>
    </w:p>
    <w:p w14:paraId="0E96F7A9" w14:textId="77777777" w:rsidR="00003573" w:rsidRPr="00003573" w:rsidRDefault="00003573" w:rsidP="00003573">
      <w:r w:rsidRPr="00003573">
        <w:t>string</w:t>
      </w:r>
    </w:p>
    <w:p w14:paraId="50A7BAFA"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4DBCE595" w14:textId="77777777" w:rsidR="00003573" w:rsidRPr="00003573" w:rsidRDefault="00003573" w:rsidP="00003573">
      <w:r w:rsidRPr="00003573">
        <w:t>Responses</w:t>
      </w:r>
    </w:p>
    <w:p w14:paraId="62C05A05" w14:textId="77777777" w:rsidR="00003573" w:rsidRPr="00003573" w:rsidRDefault="00003573" w:rsidP="00003573">
      <w:r w:rsidRPr="00003573">
        <w:t>200 Successful</w:t>
      </w:r>
    </w:p>
    <w:p w14:paraId="084A6A4E"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0B2018D1" w14:textId="77777777">
        <w:tc>
          <w:tcPr>
            <w:tcW w:w="0" w:type="auto"/>
            <w:noWrap/>
            <w:tcMar>
              <w:top w:w="150" w:type="dxa"/>
              <w:left w:w="0" w:type="dxa"/>
              <w:bottom w:w="150" w:type="dxa"/>
              <w:right w:w="0" w:type="dxa"/>
            </w:tcMar>
            <w:hideMark/>
          </w:tcPr>
          <w:p w14:paraId="29DCE8CF"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1ADC2910" w14:textId="77777777" w:rsidR="00003573" w:rsidRPr="00003573" w:rsidRDefault="00003573" w:rsidP="00003573">
            <w:r w:rsidRPr="00003573">
              <w:t>Array of cryptocurrency objects matching the list options.</w:t>
            </w:r>
          </w:p>
        </w:tc>
      </w:tr>
      <w:tr w:rsidR="00003573" w:rsidRPr="00003573" w14:paraId="59444445" w14:textId="77777777">
        <w:tc>
          <w:tcPr>
            <w:tcW w:w="0" w:type="auto"/>
            <w:gridSpan w:val="2"/>
            <w:tcMar>
              <w:top w:w="0" w:type="dxa"/>
              <w:left w:w="150" w:type="dxa"/>
              <w:bottom w:w="0" w:type="dxa"/>
              <w:right w:w="150" w:type="dxa"/>
            </w:tcMar>
            <w:vAlign w:val="center"/>
            <w:hideMark/>
          </w:tcPr>
          <w:p w14:paraId="6964C0C5" w14:textId="77777777" w:rsidR="00003573" w:rsidRPr="00003573" w:rsidRDefault="00003573" w:rsidP="00003573"/>
        </w:tc>
      </w:tr>
      <w:tr w:rsidR="00003573" w:rsidRPr="00003573" w14:paraId="666D3C64" w14:textId="77777777">
        <w:tc>
          <w:tcPr>
            <w:tcW w:w="0" w:type="auto"/>
            <w:noWrap/>
            <w:tcMar>
              <w:top w:w="150" w:type="dxa"/>
              <w:left w:w="0" w:type="dxa"/>
              <w:bottom w:w="150" w:type="dxa"/>
              <w:right w:w="0" w:type="dxa"/>
            </w:tcMar>
            <w:hideMark/>
          </w:tcPr>
          <w:p w14:paraId="2AFBEAD4"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1D6C7FBD" w14:textId="77777777" w:rsidR="00003573" w:rsidRPr="00003573" w:rsidRDefault="00003573" w:rsidP="00003573">
            <w:r w:rsidRPr="00003573">
              <w:t>Standardized status object for API calls.</w:t>
            </w:r>
          </w:p>
        </w:tc>
      </w:tr>
      <w:tr w:rsidR="00003573" w:rsidRPr="00003573" w14:paraId="6DB5FE41" w14:textId="77777777">
        <w:tc>
          <w:tcPr>
            <w:tcW w:w="0" w:type="auto"/>
            <w:gridSpan w:val="2"/>
            <w:tcBorders>
              <w:left w:val="nil"/>
            </w:tcBorders>
            <w:tcMar>
              <w:top w:w="0" w:type="dxa"/>
              <w:left w:w="150" w:type="dxa"/>
              <w:bottom w:w="0" w:type="dxa"/>
              <w:right w:w="150" w:type="dxa"/>
            </w:tcMar>
            <w:vAlign w:val="center"/>
            <w:hideMark/>
          </w:tcPr>
          <w:p w14:paraId="07B2B427" w14:textId="77777777" w:rsidR="00003573" w:rsidRPr="00003573" w:rsidRDefault="00003573" w:rsidP="00003573"/>
        </w:tc>
      </w:tr>
    </w:tbl>
    <w:p w14:paraId="79E7E564" w14:textId="77777777" w:rsidR="00003573" w:rsidRPr="00003573" w:rsidRDefault="00003573" w:rsidP="00003573">
      <w:r w:rsidRPr="00003573">
        <w:t>400 Bad Request</w:t>
      </w:r>
    </w:p>
    <w:p w14:paraId="50582F2E" w14:textId="77777777" w:rsidR="00003573" w:rsidRPr="00003573" w:rsidRDefault="00003573" w:rsidP="00003573">
      <w:r w:rsidRPr="00003573">
        <w:t>401 Unauthorized</w:t>
      </w:r>
    </w:p>
    <w:p w14:paraId="6216C94E" w14:textId="77777777" w:rsidR="00003573" w:rsidRPr="00003573" w:rsidRDefault="00003573" w:rsidP="00003573">
      <w:r w:rsidRPr="00003573">
        <w:t>403 Forbidden</w:t>
      </w:r>
    </w:p>
    <w:p w14:paraId="1F35AE1F" w14:textId="77777777" w:rsidR="00003573" w:rsidRPr="00003573" w:rsidRDefault="00003573" w:rsidP="00003573">
      <w:r w:rsidRPr="00003573">
        <w:t>429 Too Many Requests</w:t>
      </w:r>
    </w:p>
    <w:p w14:paraId="6965AD9B" w14:textId="77777777" w:rsidR="00003573" w:rsidRPr="00003573" w:rsidRDefault="00003573" w:rsidP="00003573">
      <w:r w:rsidRPr="00003573">
        <w:t>500 Internal Server Error</w:t>
      </w:r>
    </w:p>
    <w:p w14:paraId="7CC2050C" w14:textId="77777777" w:rsidR="00003573" w:rsidRPr="00003573" w:rsidRDefault="00003573" w:rsidP="00003573">
      <w:pPr>
        <w:rPr>
          <w:b/>
          <w:bCs/>
        </w:rPr>
      </w:pPr>
      <w:r w:rsidRPr="00003573">
        <w:rPr>
          <w:b/>
          <w:bCs/>
        </w:rPr>
        <w:t>get</w:t>
      </w:r>
    </w:p>
    <w:p w14:paraId="3A489339" w14:textId="77777777" w:rsidR="00003573" w:rsidRPr="00003573" w:rsidRDefault="00003573" w:rsidP="00003573">
      <w:r w:rsidRPr="00003573">
        <w:t> /v1/cryptocurrency/trending/latest</w:t>
      </w:r>
    </w:p>
    <w:p w14:paraId="0D44C0E9" w14:textId="77777777" w:rsidR="00003573" w:rsidRPr="00003573" w:rsidRDefault="00003573" w:rsidP="00003573">
      <w:r w:rsidRPr="00003573">
        <w:t>Server URL</w:t>
      </w:r>
    </w:p>
    <w:p w14:paraId="21A95DE6" w14:textId="77777777" w:rsidR="00003573" w:rsidRPr="00003573" w:rsidRDefault="00003573" w:rsidP="00003573">
      <w:r w:rsidRPr="00003573">
        <w:t>https://pro-api.coinmarketcap.com/v1/cryptocurrency/trending/latest</w:t>
      </w:r>
    </w:p>
    <w:p w14:paraId="7983FD51" w14:textId="77777777" w:rsidR="00003573" w:rsidRPr="00003573" w:rsidRDefault="00003573" w:rsidP="00003573">
      <w:r w:rsidRPr="00003573">
        <w:br/>
        <w:t>Response samples</w:t>
      </w:r>
    </w:p>
    <w:p w14:paraId="579A188A" w14:textId="77777777" w:rsidR="00003573" w:rsidRPr="00003573" w:rsidRDefault="00003573" w:rsidP="00003573">
      <w:pPr>
        <w:numPr>
          <w:ilvl w:val="0"/>
          <w:numId w:val="90"/>
        </w:numPr>
      </w:pPr>
      <w:r w:rsidRPr="00003573">
        <w:t>200 Successful</w:t>
      </w:r>
    </w:p>
    <w:p w14:paraId="4DAC59BF" w14:textId="77777777" w:rsidR="00003573" w:rsidRPr="00003573" w:rsidRDefault="00003573" w:rsidP="00003573">
      <w:pPr>
        <w:numPr>
          <w:ilvl w:val="0"/>
          <w:numId w:val="90"/>
        </w:numPr>
      </w:pPr>
      <w:r w:rsidRPr="00003573">
        <w:t>400 Bad Request</w:t>
      </w:r>
    </w:p>
    <w:p w14:paraId="67FBD8A3" w14:textId="77777777" w:rsidR="00003573" w:rsidRPr="00003573" w:rsidRDefault="00003573" w:rsidP="00003573">
      <w:pPr>
        <w:numPr>
          <w:ilvl w:val="0"/>
          <w:numId w:val="90"/>
        </w:numPr>
      </w:pPr>
      <w:r w:rsidRPr="00003573">
        <w:t>401 Unauthorized</w:t>
      </w:r>
    </w:p>
    <w:p w14:paraId="43B2E6C4" w14:textId="77777777" w:rsidR="00003573" w:rsidRPr="00003573" w:rsidRDefault="00003573" w:rsidP="00003573">
      <w:pPr>
        <w:numPr>
          <w:ilvl w:val="0"/>
          <w:numId w:val="90"/>
        </w:numPr>
      </w:pPr>
      <w:r w:rsidRPr="00003573">
        <w:t>403 Forbidden</w:t>
      </w:r>
    </w:p>
    <w:p w14:paraId="414BC937" w14:textId="77777777" w:rsidR="00003573" w:rsidRPr="00003573" w:rsidRDefault="00003573" w:rsidP="00003573">
      <w:pPr>
        <w:numPr>
          <w:ilvl w:val="0"/>
          <w:numId w:val="90"/>
        </w:numPr>
      </w:pPr>
      <w:r w:rsidRPr="00003573">
        <w:t>429 Too Many Requests</w:t>
      </w:r>
    </w:p>
    <w:p w14:paraId="13731EEC" w14:textId="77777777" w:rsidR="00003573" w:rsidRPr="00003573" w:rsidRDefault="00003573" w:rsidP="00003573">
      <w:pPr>
        <w:numPr>
          <w:ilvl w:val="0"/>
          <w:numId w:val="90"/>
        </w:numPr>
      </w:pPr>
      <w:r w:rsidRPr="00003573">
        <w:t>500 Internal Server Error</w:t>
      </w:r>
    </w:p>
    <w:p w14:paraId="4275F257" w14:textId="77777777" w:rsidR="00003573" w:rsidRPr="00003573" w:rsidRDefault="00003573" w:rsidP="00003573">
      <w:r w:rsidRPr="00003573">
        <w:t>{</w:t>
      </w:r>
    </w:p>
    <w:p w14:paraId="41DECCB2" w14:textId="77777777" w:rsidR="00003573" w:rsidRPr="00003573" w:rsidRDefault="00003573" w:rsidP="00003573">
      <w:pPr>
        <w:numPr>
          <w:ilvl w:val="0"/>
          <w:numId w:val="91"/>
        </w:numPr>
      </w:pPr>
      <w:r w:rsidRPr="00003573">
        <w:t>"data": [</w:t>
      </w:r>
    </w:p>
    <w:p w14:paraId="1B5FA162" w14:textId="77777777" w:rsidR="00003573" w:rsidRPr="00003573" w:rsidRDefault="00003573" w:rsidP="00003573">
      <w:pPr>
        <w:numPr>
          <w:ilvl w:val="1"/>
          <w:numId w:val="91"/>
        </w:numPr>
      </w:pPr>
      <w:r w:rsidRPr="00003573">
        <w:t>{</w:t>
      </w:r>
    </w:p>
    <w:p w14:paraId="3EBEE27A" w14:textId="77777777" w:rsidR="00003573" w:rsidRPr="00003573" w:rsidRDefault="00003573" w:rsidP="00003573">
      <w:pPr>
        <w:numPr>
          <w:ilvl w:val="2"/>
          <w:numId w:val="91"/>
        </w:numPr>
      </w:pPr>
      <w:r w:rsidRPr="00003573">
        <w:t>"id": 1,</w:t>
      </w:r>
    </w:p>
    <w:p w14:paraId="3C032CCD" w14:textId="77777777" w:rsidR="00003573" w:rsidRPr="00003573" w:rsidRDefault="00003573" w:rsidP="00003573">
      <w:pPr>
        <w:numPr>
          <w:ilvl w:val="2"/>
          <w:numId w:val="91"/>
        </w:numPr>
      </w:pPr>
      <w:r w:rsidRPr="00003573">
        <w:t>"name": "Bitcoin",</w:t>
      </w:r>
    </w:p>
    <w:p w14:paraId="60DA7D14" w14:textId="77777777" w:rsidR="00003573" w:rsidRPr="00003573" w:rsidRDefault="00003573" w:rsidP="00003573">
      <w:pPr>
        <w:numPr>
          <w:ilvl w:val="2"/>
          <w:numId w:val="91"/>
        </w:numPr>
      </w:pPr>
      <w:r w:rsidRPr="00003573">
        <w:t>"symbol": "BTC",</w:t>
      </w:r>
    </w:p>
    <w:p w14:paraId="38FD427B" w14:textId="77777777" w:rsidR="00003573" w:rsidRPr="00003573" w:rsidRDefault="00003573" w:rsidP="00003573">
      <w:pPr>
        <w:numPr>
          <w:ilvl w:val="2"/>
          <w:numId w:val="91"/>
        </w:numPr>
      </w:pPr>
      <w:r w:rsidRPr="00003573">
        <w:t>"slug": "bitcoin",</w:t>
      </w:r>
    </w:p>
    <w:p w14:paraId="66EC36D5" w14:textId="77777777" w:rsidR="00003573" w:rsidRPr="00003573" w:rsidRDefault="00003573" w:rsidP="00003573">
      <w:pPr>
        <w:numPr>
          <w:ilvl w:val="2"/>
          <w:numId w:val="91"/>
        </w:numPr>
      </w:pPr>
      <w:r w:rsidRPr="00003573">
        <w:t>"cmc_rank": 5,</w:t>
      </w:r>
    </w:p>
    <w:p w14:paraId="0F007488" w14:textId="77777777" w:rsidR="00003573" w:rsidRPr="00003573" w:rsidRDefault="00003573" w:rsidP="00003573">
      <w:pPr>
        <w:numPr>
          <w:ilvl w:val="2"/>
          <w:numId w:val="91"/>
        </w:numPr>
      </w:pPr>
      <w:r w:rsidRPr="00003573">
        <w:t>"is_active": true,</w:t>
      </w:r>
    </w:p>
    <w:p w14:paraId="1F832F25" w14:textId="77777777" w:rsidR="00003573" w:rsidRPr="00003573" w:rsidRDefault="00003573" w:rsidP="00003573">
      <w:pPr>
        <w:numPr>
          <w:ilvl w:val="2"/>
          <w:numId w:val="91"/>
        </w:numPr>
      </w:pPr>
      <w:r w:rsidRPr="00003573">
        <w:t>"is_fiat": 0,</w:t>
      </w:r>
    </w:p>
    <w:p w14:paraId="06B45897" w14:textId="77777777" w:rsidR="00003573" w:rsidRPr="00003573" w:rsidRDefault="00003573" w:rsidP="00003573">
      <w:pPr>
        <w:numPr>
          <w:ilvl w:val="2"/>
          <w:numId w:val="91"/>
        </w:numPr>
      </w:pPr>
      <w:r w:rsidRPr="00003573">
        <w:t>"self_reported_circulating_supply": null,</w:t>
      </w:r>
    </w:p>
    <w:p w14:paraId="4FB74A88" w14:textId="77777777" w:rsidR="00003573" w:rsidRPr="00003573" w:rsidRDefault="00003573" w:rsidP="00003573">
      <w:pPr>
        <w:numPr>
          <w:ilvl w:val="2"/>
          <w:numId w:val="91"/>
        </w:numPr>
      </w:pPr>
      <w:r w:rsidRPr="00003573">
        <w:t>"self_reported_market_cap": null,</w:t>
      </w:r>
    </w:p>
    <w:p w14:paraId="45B32DA8" w14:textId="77777777" w:rsidR="00003573" w:rsidRPr="00003573" w:rsidRDefault="00003573" w:rsidP="00003573">
      <w:pPr>
        <w:numPr>
          <w:ilvl w:val="2"/>
          <w:numId w:val="91"/>
        </w:numPr>
      </w:pPr>
      <w:r w:rsidRPr="00003573">
        <w:t>"num_market_pairs": 500,</w:t>
      </w:r>
    </w:p>
    <w:p w14:paraId="05EB4F3D" w14:textId="77777777" w:rsidR="00003573" w:rsidRPr="00003573" w:rsidRDefault="00003573" w:rsidP="00003573">
      <w:pPr>
        <w:numPr>
          <w:ilvl w:val="2"/>
          <w:numId w:val="91"/>
        </w:numPr>
      </w:pPr>
      <w:r w:rsidRPr="00003573">
        <w:t>"circulating_supply": 16950100,</w:t>
      </w:r>
    </w:p>
    <w:p w14:paraId="2F4B9C65" w14:textId="77777777" w:rsidR="00003573" w:rsidRPr="00003573" w:rsidRDefault="00003573" w:rsidP="00003573">
      <w:pPr>
        <w:numPr>
          <w:ilvl w:val="2"/>
          <w:numId w:val="91"/>
        </w:numPr>
      </w:pPr>
      <w:r w:rsidRPr="00003573">
        <w:t>"total_supply": 16950100,</w:t>
      </w:r>
    </w:p>
    <w:p w14:paraId="02BBA23E" w14:textId="77777777" w:rsidR="00003573" w:rsidRPr="00003573" w:rsidRDefault="00003573" w:rsidP="00003573">
      <w:pPr>
        <w:numPr>
          <w:ilvl w:val="2"/>
          <w:numId w:val="91"/>
        </w:numPr>
      </w:pPr>
      <w:r w:rsidRPr="00003573">
        <w:t>"max_supply": 21000000,</w:t>
      </w:r>
    </w:p>
    <w:p w14:paraId="734BC5F0" w14:textId="77777777" w:rsidR="00003573" w:rsidRPr="00003573" w:rsidRDefault="00003573" w:rsidP="00003573">
      <w:pPr>
        <w:numPr>
          <w:ilvl w:val="2"/>
          <w:numId w:val="91"/>
        </w:numPr>
      </w:pPr>
      <w:r w:rsidRPr="00003573">
        <w:t>"last_updated": "2018-06-02T22:51:28.209Z",</w:t>
      </w:r>
    </w:p>
    <w:p w14:paraId="3CF588D8" w14:textId="77777777" w:rsidR="00003573" w:rsidRPr="00003573" w:rsidRDefault="00003573" w:rsidP="00003573">
      <w:pPr>
        <w:numPr>
          <w:ilvl w:val="2"/>
          <w:numId w:val="91"/>
        </w:numPr>
      </w:pPr>
      <w:r w:rsidRPr="00003573">
        <w:t>"date_added": "2013-04-28T00:00:00.000Z",</w:t>
      </w:r>
    </w:p>
    <w:p w14:paraId="328F8C3A" w14:textId="77777777" w:rsidR="00003573" w:rsidRPr="00003573" w:rsidRDefault="00003573" w:rsidP="00003573">
      <w:pPr>
        <w:numPr>
          <w:ilvl w:val="2"/>
          <w:numId w:val="91"/>
        </w:numPr>
      </w:pPr>
      <w:r w:rsidRPr="00003573">
        <w:t>"tags": [</w:t>
      </w:r>
    </w:p>
    <w:p w14:paraId="48036B08" w14:textId="77777777" w:rsidR="00003573" w:rsidRPr="00003573" w:rsidRDefault="00003573" w:rsidP="00003573">
      <w:pPr>
        <w:numPr>
          <w:ilvl w:val="3"/>
          <w:numId w:val="91"/>
        </w:numPr>
      </w:pPr>
      <w:r w:rsidRPr="00003573">
        <w:t>"mineable"</w:t>
      </w:r>
    </w:p>
    <w:p w14:paraId="462DE334" w14:textId="77777777" w:rsidR="00003573" w:rsidRPr="00003573" w:rsidRDefault="00003573" w:rsidP="00003573">
      <w:r w:rsidRPr="00003573">
        <w:t>],</w:t>
      </w:r>
    </w:p>
    <w:p w14:paraId="69721ECD" w14:textId="77777777" w:rsidR="00003573" w:rsidRPr="00003573" w:rsidRDefault="00003573" w:rsidP="00003573">
      <w:pPr>
        <w:numPr>
          <w:ilvl w:val="2"/>
          <w:numId w:val="91"/>
        </w:numPr>
      </w:pPr>
      <w:r w:rsidRPr="00003573">
        <w:t>"platform": null,</w:t>
      </w:r>
    </w:p>
    <w:p w14:paraId="5A14814D" w14:textId="77777777" w:rsidR="00003573" w:rsidRPr="00003573" w:rsidRDefault="00003573" w:rsidP="00003573">
      <w:pPr>
        <w:numPr>
          <w:ilvl w:val="2"/>
          <w:numId w:val="91"/>
        </w:numPr>
      </w:pPr>
      <w:r w:rsidRPr="00003573">
        <w:t>"quote": {</w:t>
      </w:r>
    </w:p>
    <w:p w14:paraId="5FB15737" w14:textId="77777777" w:rsidR="00003573" w:rsidRPr="00003573" w:rsidRDefault="00003573" w:rsidP="00003573">
      <w:pPr>
        <w:numPr>
          <w:ilvl w:val="3"/>
          <w:numId w:val="91"/>
        </w:numPr>
      </w:pPr>
      <w:r w:rsidRPr="00003573">
        <w:t>"USD": {</w:t>
      </w:r>
    </w:p>
    <w:p w14:paraId="316BB691" w14:textId="77777777" w:rsidR="00003573" w:rsidRPr="00003573" w:rsidRDefault="00003573" w:rsidP="00003573">
      <w:pPr>
        <w:numPr>
          <w:ilvl w:val="4"/>
          <w:numId w:val="91"/>
        </w:numPr>
      </w:pPr>
      <w:r w:rsidRPr="00003573">
        <w:t>"price": 9283.92,</w:t>
      </w:r>
    </w:p>
    <w:p w14:paraId="0C47AD80" w14:textId="77777777" w:rsidR="00003573" w:rsidRPr="00003573" w:rsidRDefault="00003573" w:rsidP="00003573">
      <w:pPr>
        <w:numPr>
          <w:ilvl w:val="4"/>
          <w:numId w:val="91"/>
        </w:numPr>
      </w:pPr>
      <w:r w:rsidRPr="00003573">
        <w:t>"volume_24h": 7155680000,</w:t>
      </w:r>
    </w:p>
    <w:p w14:paraId="34D7AC4A" w14:textId="77777777" w:rsidR="00003573" w:rsidRPr="00003573" w:rsidRDefault="00003573" w:rsidP="00003573">
      <w:pPr>
        <w:numPr>
          <w:ilvl w:val="4"/>
          <w:numId w:val="91"/>
        </w:numPr>
      </w:pPr>
      <w:r w:rsidRPr="00003573">
        <w:t>"percent_change_1h": -0.152774,</w:t>
      </w:r>
    </w:p>
    <w:p w14:paraId="50F973D7" w14:textId="77777777" w:rsidR="00003573" w:rsidRPr="00003573" w:rsidRDefault="00003573" w:rsidP="00003573">
      <w:pPr>
        <w:numPr>
          <w:ilvl w:val="4"/>
          <w:numId w:val="91"/>
        </w:numPr>
      </w:pPr>
      <w:r w:rsidRPr="00003573">
        <w:t>"percent_change_24h": 0.518894,</w:t>
      </w:r>
    </w:p>
    <w:p w14:paraId="0CDDDA99" w14:textId="77777777" w:rsidR="00003573" w:rsidRPr="00003573" w:rsidRDefault="00003573" w:rsidP="00003573">
      <w:pPr>
        <w:numPr>
          <w:ilvl w:val="4"/>
          <w:numId w:val="91"/>
        </w:numPr>
      </w:pPr>
      <w:r w:rsidRPr="00003573">
        <w:t>"percent_change_7d": 0.986573,</w:t>
      </w:r>
    </w:p>
    <w:p w14:paraId="3617CABE" w14:textId="77777777" w:rsidR="00003573" w:rsidRPr="00003573" w:rsidRDefault="00003573" w:rsidP="00003573">
      <w:pPr>
        <w:numPr>
          <w:ilvl w:val="4"/>
          <w:numId w:val="91"/>
        </w:numPr>
      </w:pPr>
      <w:r w:rsidRPr="00003573">
        <w:t>"market_cap": 158055024432,</w:t>
      </w:r>
    </w:p>
    <w:p w14:paraId="49C9A67A" w14:textId="77777777" w:rsidR="00003573" w:rsidRPr="00003573" w:rsidRDefault="00003573" w:rsidP="00003573">
      <w:pPr>
        <w:numPr>
          <w:ilvl w:val="4"/>
          <w:numId w:val="91"/>
        </w:numPr>
      </w:pPr>
      <w:r w:rsidRPr="00003573">
        <w:t>"last_updated": "2018-08-09T22:53:32.000Z"</w:t>
      </w:r>
    </w:p>
    <w:p w14:paraId="58046CC9" w14:textId="77777777" w:rsidR="00003573" w:rsidRPr="00003573" w:rsidRDefault="00003573" w:rsidP="00003573">
      <w:r w:rsidRPr="00003573">
        <w:t>},</w:t>
      </w:r>
    </w:p>
    <w:p w14:paraId="3CCE4C63" w14:textId="77777777" w:rsidR="00003573" w:rsidRPr="00003573" w:rsidRDefault="00003573" w:rsidP="00003573">
      <w:pPr>
        <w:numPr>
          <w:ilvl w:val="3"/>
          <w:numId w:val="91"/>
        </w:numPr>
      </w:pPr>
      <w:r w:rsidRPr="00003573">
        <w:t>"BTC": {</w:t>
      </w:r>
    </w:p>
    <w:p w14:paraId="515544FC" w14:textId="77777777" w:rsidR="00003573" w:rsidRPr="00003573" w:rsidRDefault="00003573" w:rsidP="00003573">
      <w:pPr>
        <w:numPr>
          <w:ilvl w:val="4"/>
          <w:numId w:val="91"/>
        </w:numPr>
      </w:pPr>
      <w:r w:rsidRPr="00003573">
        <w:t>"price": 1,</w:t>
      </w:r>
    </w:p>
    <w:p w14:paraId="4F445B47" w14:textId="77777777" w:rsidR="00003573" w:rsidRPr="00003573" w:rsidRDefault="00003573" w:rsidP="00003573">
      <w:pPr>
        <w:numPr>
          <w:ilvl w:val="4"/>
          <w:numId w:val="91"/>
        </w:numPr>
      </w:pPr>
      <w:r w:rsidRPr="00003573">
        <w:t>"volume_24h": 772012,</w:t>
      </w:r>
    </w:p>
    <w:p w14:paraId="0C6E8392" w14:textId="77777777" w:rsidR="00003573" w:rsidRPr="00003573" w:rsidRDefault="00003573" w:rsidP="00003573">
      <w:pPr>
        <w:numPr>
          <w:ilvl w:val="4"/>
          <w:numId w:val="91"/>
        </w:numPr>
      </w:pPr>
      <w:r w:rsidRPr="00003573">
        <w:t>"percent_change_1h": 0,</w:t>
      </w:r>
    </w:p>
    <w:p w14:paraId="06BA242D" w14:textId="77777777" w:rsidR="00003573" w:rsidRPr="00003573" w:rsidRDefault="00003573" w:rsidP="00003573">
      <w:pPr>
        <w:numPr>
          <w:ilvl w:val="4"/>
          <w:numId w:val="91"/>
        </w:numPr>
      </w:pPr>
      <w:r w:rsidRPr="00003573">
        <w:t>"percent_change_24h": 0,</w:t>
      </w:r>
    </w:p>
    <w:p w14:paraId="2E0A854D" w14:textId="77777777" w:rsidR="00003573" w:rsidRPr="00003573" w:rsidRDefault="00003573" w:rsidP="00003573">
      <w:pPr>
        <w:numPr>
          <w:ilvl w:val="4"/>
          <w:numId w:val="91"/>
        </w:numPr>
      </w:pPr>
      <w:r w:rsidRPr="00003573">
        <w:t>"percent_change_7d": 0,</w:t>
      </w:r>
    </w:p>
    <w:p w14:paraId="64A8A23A" w14:textId="77777777" w:rsidR="00003573" w:rsidRPr="00003573" w:rsidRDefault="00003573" w:rsidP="00003573">
      <w:pPr>
        <w:numPr>
          <w:ilvl w:val="4"/>
          <w:numId w:val="91"/>
        </w:numPr>
      </w:pPr>
      <w:r w:rsidRPr="00003573">
        <w:t>"market_cap": 17024600,</w:t>
      </w:r>
    </w:p>
    <w:p w14:paraId="3464814F" w14:textId="77777777" w:rsidR="00003573" w:rsidRPr="00003573" w:rsidRDefault="00003573" w:rsidP="00003573">
      <w:pPr>
        <w:numPr>
          <w:ilvl w:val="4"/>
          <w:numId w:val="91"/>
        </w:numPr>
      </w:pPr>
      <w:r w:rsidRPr="00003573">
        <w:t>"last_updated": "2018-08-09T22:53:32.000Z"</w:t>
      </w:r>
    </w:p>
    <w:p w14:paraId="0EC17F4E" w14:textId="77777777" w:rsidR="00003573" w:rsidRPr="00003573" w:rsidRDefault="00003573" w:rsidP="00003573">
      <w:r w:rsidRPr="00003573">
        <w:t>}</w:t>
      </w:r>
    </w:p>
    <w:p w14:paraId="303D9161" w14:textId="77777777" w:rsidR="00003573" w:rsidRPr="00003573" w:rsidRDefault="00003573" w:rsidP="00003573">
      <w:pPr>
        <w:numPr>
          <w:ilvl w:val="2"/>
          <w:numId w:val="91"/>
        </w:numPr>
      </w:pPr>
      <w:r w:rsidRPr="00003573">
        <w:t>}</w:t>
      </w:r>
    </w:p>
    <w:p w14:paraId="44FEF900" w14:textId="77777777" w:rsidR="00003573" w:rsidRPr="00003573" w:rsidRDefault="00003573" w:rsidP="00003573">
      <w:pPr>
        <w:numPr>
          <w:ilvl w:val="1"/>
          <w:numId w:val="91"/>
        </w:numPr>
      </w:pPr>
      <w:r w:rsidRPr="00003573">
        <w:t>},</w:t>
      </w:r>
    </w:p>
    <w:p w14:paraId="04A348C6" w14:textId="77777777" w:rsidR="00003573" w:rsidRPr="00003573" w:rsidRDefault="00003573" w:rsidP="00003573">
      <w:pPr>
        <w:numPr>
          <w:ilvl w:val="1"/>
          <w:numId w:val="91"/>
        </w:numPr>
      </w:pPr>
      <w:r w:rsidRPr="00003573">
        <w:t>{</w:t>
      </w:r>
    </w:p>
    <w:p w14:paraId="072B8A42" w14:textId="77777777" w:rsidR="00003573" w:rsidRPr="00003573" w:rsidRDefault="00003573" w:rsidP="00003573">
      <w:pPr>
        <w:numPr>
          <w:ilvl w:val="2"/>
          <w:numId w:val="91"/>
        </w:numPr>
      </w:pPr>
      <w:r w:rsidRPr="00003573">
        <w:t>"id": 1027,</w:t>
      </w:r>
    </w:p>
    <w:p w14:paraId="2C63AD8A" w14:textId="77777777" w:rsidR="00003573" w:rsidRPr="00003573" w:rsidRDefault="00003573" w:rsidP="00003573">
      <w:pPr>
        <w:numPr>
          <w:ilvl w:val="2"/>
          <w:numId w:val="91"/>
        </w:numPr>
      </w:pPr>
      <w:r w:rsidRPr="00003573">
        <w:t>"name": "Ethereum",</w:t>
      </w:r>
    </w:p>
    <w:p w14:paraId="07055D61" w14:textId="77777777" w:rsidR="00003573" w:rsidRPr="00003573" w:rsidRDefault="00003573" w:rsidP="00003573">
      <w:pPr>
        <w:numPr>
          <w:ilvl w:val="2"/>
          <w:numId w:val="91"/>
        </w:numPr>
      </w:pPr>
      <w:r w:rsidRPr="00003573">
        <w:t>"symbol": "ETH",</w:t>
      </w:r>
    </w:p>
    <w:p w14:paraId="73DC0855" w14:textId="77777777" w:rsidR="00003573" w:rsidRPr="00003573" w:rsidRDefault="00003573" w:rsidP="00003573">
      <w:pPr>
        <w:numPr>
          <w:ilvl w:val="2"/>
          <w:numId w:val="91"/>
        </w:numPr>
      </w:pPr>
      <w:r w:rsidRPr="00003573">
        <w:t>"slug": "ethereum",</w:t>
      </w:r>
    </w:p>
    <w:p w14:paraId="5B38AAA0" w14:textId="77777777" w:rsidR="00003573" w:rsidRPr="00003573" w:rsidRDefault="00003573" w:rsidP="00003573">
      <w:pPr>
        <w:numPr>
          <w:ilvl w:val="2"/>
          <w:numId w:val="91"/>
        </w:numPr>
      </w:pPr>
      <w:r w:rsidRPr="00003573">
        <w:t>"num_market_pairs": 6360,</w:t>
      </w:r>
    </w:p>
    <w:p w14:paraId="27F69ECF" w14:textId="77777777" w:rsidR="00003573" w:rsidRPr="00003573" w:rsidRDefault="00003573" w:rsidP="00003573">
      <w:pPr>
        <w:numPr>
          <w:ilvl w:val="2"/>
          <w:numId w:val="91"/>
        </w:numPr>
      </w:pPr>
      <w:r w:rsidRPr="00003573">
        <w:t>"circulating_supply": 16950100,</w:t>
      </w:r>
    </w:p>
    <w:p w14:paraId="3B372724" w14:textId="77777777" w:rsidR="00003573" w:rsidRPr="00003573" w:rsidRDefault="00003573" w:rsidP="00003573">
      <w:pPr>
        <w:numPr>
          <w:ilvl w:val="2"/>
          <w:numId w:val="91"/>
        </w:numPr>
      </w:pPr>
      <w:r w:rsidRPr="00003573">
        <w:t>"total_supply": 16950100,</w:t>
      </w:r>
    </w:p>
    <w:p w14:paraId="4DE575E8" w14:textId="77777777" w:rsidR="00003573" w:rsidRPr="00003573" w:rsidRDefault="00003573" w:rsidP="00003573">
      <w:pPr>
        <w:numPr>
          <w:ilvl w:val="2"/>
          <w:numId w:val="91"/>
        </w:numPr>
      </w:pPr>
      <w:r w:rsidRPr="00003573">
        <w:t>"max_supply": 21000000,</w:t>
      </w:r>
    </w:p>
    <w:p w14:paraId="76E91959" w14:textId="77777777" w:rsidR="00003573" w:rsidRPr="00003573" w:rsidRDefault="00003573" w:rsidP="00003573">
      <w:pPr>
        <w:numPr>
          <w:ilvl w:val="2"/>
          <w:numId w:val="91"/>
        </w:numPr>
      </w:pPr>
      <w:r w:rsidRPr="00003573">
        <w:t>"last_updated": "2018-06-02T22:51:28.209Z",</w:t>
      </w:r>
    </w:p>
    <w:p w14:paraId="677E63E4" w14:textId="77777777" w:rsidR="00003573" w:rsidRPr="00003573" w:rsidRDefault="00003573" w:rsidP="00003573">
      <w:pPr>
        <w:numPr>
          <w:ilvl w:val="2"/>
          <w:numId w:val="91"/>
        </w:numPr>
      </w:pPr>
      <w:r w:rsidRPr="00003573">
        <w:t>"date_added": "2013-04-28T00:00:00.000Z",</w:t>
      </w:r>
    </w:p>
    <w:p w14:paraId="76CB05B4" w14:textId="77777777" w:rsidR="00003573" w:rsidRPr="00003573" w:rsidRDefault="00003573" w:rsidP="00003573">
      <w:pPr>
        <w:numPr>
          <w:ilvl w:val="2"/>
          <w:numId w:val="91"/>
        </w:numPr>
      </w:pPr>
      <w:r w:rsidRPr="00003573">
        <w:t>"tags": [</w:t>
      </w:r>
    </w:p>
    <w:p w14:paraId="65A6CF76" w14:textId="77777777" w:rsidR="00003573" w:rsidRPr="00003573" w:rsidRDefault="00003573" w:rsidP="00003573">
      <w:pPr>
        <w:numPr>
          <w:ilvl w:val="3"/>
          <w:numId w:val="91"/>
        </w:numPr>
      </w:pPr>
      <w:r w:rsidRPr="00003573">
        <w:t>"mineable"</w:t>
      </w:r>
    </w:p>
    <w:p w14:paraId="4B71D27C" w14:textId="77777777" w:rsidR="00003573" w:rsidRPr="00003573" w:rsidRDefault="00003573" w:rsidP="00003573">
      <w:r w:rsidRPr="00003573">
        <w:t>],</w:t>
      </w:r>
    </w:p>
    <w:p w14:paraId="68A4B91C" w14:textId="77777777" w:rsidR="00003573" w:rsidRPr="00003573" w:rsidRDefault="00003573" w:rsidP="00003573">
      <w:pPr>
        <w:numPr>
          <w:ilvl w:val="2"/>
          <w:numId w:val="91"/>
        </w:numPr>
      </w:pPr>
      <w:r w:rsidRPr="00003573">
        <w:t>"platform": null,</w:t>
      </w:r>
    </w:p>
    <w:p w14:paraId="125E4DC0" w14:textId="77777777" w:rsidR="00003573" w:rsidRPr="00003573" w:rsidRDefault="00003573" w:rsidP="00003573">
      <w:pPr>
        <w:numPr>
          <w:ilvl w:val="2"/>
          <w:numId w:val="91"/>
        </w:numPr>
      </w:pPr>
      <w:r w:rsidRPr="00003573">
        <w:t>"quote": {</w:t>
      </w:r>
    </w:p>
    <w:p w14:paraId="46D98BC7" w14:textId="77777777" w:rsidR="00003573" w:rsidRPr="00003573" w:rsidRDefault="00003573" w:rsidP="00003573">
      <w:pPr>
        <w:numPr>
          <w:ilvl w:val="3"/>
          <w:numId w:val="91"/>
        </w:numPr>
      </w:pPr>
      <w:r w:rsidRPr="00003573">
        <w:t>"USD": {</w:t>
      </w:r>
    </w:p>
    <w:p w14:paraId="22D420A5" w14:textId="77777777" w:rsidR="00003573" w:rsidRPr="00003573" w:rsidRDefault="00003573" w:rsidP="00003573">
      <w:pPr>
        <w:numPr>
          <w:ilvl w:val="4"/>
          <w:numId w:val="91"/>
        </w:numPr>
      </w:pPr>
      <w:r w:rsidRPr="00003573">
        <w:t>"price": 1283.92,</w:t>
      </w:r>
    </w:p>
    <w:p w14:paraId="3EF51B21" w14:textId="77777777" w:rsidR="00003573" w:rsidRPr="00003573" w:rsidRDefault="00003573" w:rsidP="00003573">
      <w:pPr>
        <w:numPr>
          <w:ilvl w:val="4"/>
          <w:numId w:val="91"/>
        </w:numPr>
      </w:pPr>
      <w:r w:rsidRPr="00003573">
        <w:t>"volume_24h": 7155680000,</w:t>
      </w:r>
    </w:p>
    <w:p w14:paraId="5C1E9BE0" w14:textId="77777777" w:rsidR="00003573" w:rsidRPr="00003573" w:rsidRDefault="00003573" w:rsidP="00003573">
      <w:pPr>
        <w:numPr>
          <w:ilvl w:val="4"/>
          <w:numId w:val="91"/>
        </w:numPr>
      </w:pPr>
      <w:r w:rsidRPr="00003573">
        <w:t>"percent_change_1h": -0.152774,</w:t>
      </w:r>
    </w:p>
    <w:p w14:paraId="1D4EC6E1" w14:textId="77777777" w:rsidR="00003573" w:rsidRPr="00003573" w:rsidRDefault="00003573" w:rsidP="00003573">
      <w:pPr>
        <w:numPr>
          <w:ilvl w:val="4"/>
          <w:numId w:val="91"/>
        </w:numPr>
      </w:pPr>
      <w:r w:rsidRPr="00003573">
        <w:t>"percent_change_24h": 0.518894,</w:t>
      </w:r>
    </w:p>
    <w:p w14:paraId="72306BCB" w14:textId="77777777" w:rsidR="00003573" w:rsidRPr="00003573" w:rsidRDefault="00003573" w:rsidP="00003573">
      <w:pPr>
        <w:numPr>
          <w:ilvl w:val="4"/>
          <w:numId w:val="91"/>
        </w:numPr>
      </w:pPr>
      <w:r w:rsidRPr="00003573">
        <w:t>"percent_change_7d": 0.986573,</w:t>
      </w:r>
    </w:p>
    <w:p w14:paraId="46A44494" w14:textId="77777777" w:rsidR="00003573" w:rsidRPr="00003573" w:rsidRDefault="00003573" w:rsidP="00003573">
      <w:pPr>
        <w:numPr>
          <w:ilvl w:val="4"/>
          <w:numId w:val="91"/>
        </w:numPr>
      </w:pPr>
      <w:r w:rsidRPr="00003573">
        <w:t>"market_cap": 158055024432,</w:t>
      </w:r>
    </w:p>
    <w:p w14:paraId="26E7C918" w14:textId="77777777" w:rsidR="00003573" w:rsidRPr="00003573" w:rsidRDefault="00003573" w:rsidP="00003573">
      <w:pPr>
        <w:numPr>
          <w:ilvl w:val="4"/>
          <w:numId w:val="91"/>
        </w:numPr>
      </w:pPr>
      <w:r w:rsidRPr="00003573">
        <w:t>"last_updated": "2018-08-09T22:53:32.000Z"</w:t>
      </w:r>
    </w:p>
    <w:p w14:paraId="251A63B4" w14:textId="77777777" w:rsidR="00003573" w:rsidRPr="00003573" w:rsidRDefault="00003573" w:rsidP="00003573">
      <w:r w:rsidRPr="00003573">
        <w:t>},</w:t>
      </w:r>
    </w:p>
    <w:p w14:paraId="006FBCE6" w14:textId="77777777" w:rsidR="00003573" w:rsidRPr="00003573" w:rsidRDefault="00003573" w:rsidP="00003573">
      <w:pPr>
        <w:numPr>
          <w:ilvl w:val="3"/>
          <w:numId w:val="91"/>
        </w:numPr>
      </w:pPr>
      <w:r w:rsidRPr="00003573">
        <w:t>"ETH": {</w:t>
      </w:r>
    </w:p>
    <w:p w14:paraId="59AE6220" w14:textId="77777777" w:rsidR="00003573" w:rsidRPr="00003573" w:rsidRDefault="00003573" w:rsidP="00003573">
      <w:pPr>
        <w:numPr>
          <w:ilvl w:val="4"/>
          <w:numId w:val="91"/>
        </w:numPr>
      </w:pPr>
      <w:r w:rsidRPr="00003573">
        <w:t>"price": 1,</w:t>
      </w:r>
    </w:p>
    <w:p w14:paraId="11F743AA" w14:textId="77777777" w:rsidR="00003573" w:rsidRPr="00003573" w:rsidRDefault="00003573" w:rsidP="00003573">
      <w:pPr>
        <w:numPr>
          <w:ilvl w:val="4"/>
          <w:numId w:val="91"/>
        </w:numPr>
      </w:pPr>
      <w:r w:rsidRPr="00003573">
        <w:t>"volume_24h": 772012,</w:t>
      </w:r>
    </w:p>
    <w:p w14:paraId="55EB8E20" w14:textId="77777777" w:rsidR="00003573" w:rsidRPr="00003573" w:rsidRDefault="00003573" w:rsidP="00003573">
      <w:pPr>
        <w:numPr>
          <w:ilvl w:val="4"/>
          <w:numId w:val="91"/>
        </w:numPr>
      </w:pPr>
      <w:r w:rsidRPr="00003573">
        <w:t>"percent_change_1h": 0,</w:t>
      </w:r>
    </w:p>
    <w:p w14:paraId="48B83266" w14:textId="77777777" w:rsidR="00003573" w:rsidRPr="00003573" w:rsidRDefault="00003573" w:rsidP="00003573">
      <w:pPr>
        <w:numPr>
          <w:ilvl w:val="4"/>
          <w:numId w:val="91"/>
        </w:numPr>
      </w:pPr>
      <w:r w:rsidRPr="00003573">
        <w:t>"percent_change_24h": 0,</w:t>
      </w:r>
    </w:p>
    <w:p w14:paraId="5D72458D" w14:textId="77777777" w:rsidR="00003573" w:rsidRPr="00003573" w:rsidRDefault="00003573" w:rsidP="00003573">
      <w:pPr>
        <w:numPr>
          <w:ilvl w:val="4"/>
          <w:numId w:val="91"/>
        </w:numPr>
      </w:pPr>
      <w:r w:rsidRPr="00003573">
        <w:t>"percent_change_7d": 0,</w:t>
      </w:r>
    </w:p>
    <w:p w14:paraId="03E30B8B" w14:textId="77777777" w:rsidR="00003573" w:rsidRPr="00003573" w:rsidRDefault="00003573" w:rsidP="00003573">
      <w:pPr>
        <w:numPr>
          <w:ilvl w:val="4"/>
          <w:numId w:val="91"/>
        </w:numPr>
      </w:pPr>
      <w:r w:rsidRPr="00003573">
        <w:t>"market_cap": 17024600,</w:t>
      </w:r>
    </w:p>
    <w:p w14:paraId="383E7464" w14:textId="77777777" w:rsidR="00003573" w:rsidRPr="00003573" w:rsidRDefault="00003573" w:rsidP="00003573">
      <w:pPr>
        <w:numPr>
          <w:ilvl w:val="4"/>
          <w:numId w:val="91"/>
        </w:numPr>
      </w:pPr>
      <w:r w:rsidRPr="00003573">
        <w:t>"last_updated": "2018-08-09T22:53:32.000Z"</w:t>
      </w:r>
    </w:p>
    <w:p w14:paraId="4F03F033" w14:textId="77777777" w:rsidR="00003573" w:rsidRPr="00003573" w:rsidRDefault="00003573" w:rsidP="00003573">
      <w:r w:rsidRPr="00003573">
        <w:t>}</w:t>
      </w:r>
    </w:p>
    <w:p w14:paraId="6522C67E" w14:textId="77777777" w:rsidR="00003573" w:rsidRPr="00003573" w:rsidRDefault="00003573" w:rsidP="00003573">
      <w:pPr>
        <w:numPr>
          <w:ilvl w:val="2"/>
          <w:numId w:val="91"/>
        </w:numPr>
      </w:pPr>
      <w:r w:rsidRPr="00003573">
        <w:t>}</w:t>
      </w:r>
    </w:p>
    <w:p w14:paraId="0225B42E" w14:textId="77777777" w:rsidR="00003573" w:rsidRPr="00003573" w:rsidRDefault="00003573" w:rsidP="00003573">
      <w:pPr>
        <w:numPr>
          <w:ilvl w:val="1"/>
          <w:numId w:val="91"/>
        </w:numPr>
      </w:pPr>
      <w:r w:rsidRPr="00003573">
        <w:t>}</w:t>
      </w:r>
    </w:p>
    <w:p w14:paraId="7B7E0B78" w14:textId="77777777" w:rsidR="00003573" w:rsidRPr="00003573" w:rsidRDefault="00003573" w:rsidP="00003573">
      <w:pPr>
        <w:numPr>
          <w:ilvl w:val="0"/>
          <w:numId w:val="91"/>
        </w:numPr>
      </w:pPr>
      <w:r w:rsidRPr="00003573">
        <w:t>],</w:t>
      </w:r>
    </w:p>
    <w:p w14:paraId="2D8AF4BB" w14:textId="77777777" w:rsidR="00003573" w:rsidRPr="00003573" w:rsidRDefault="00003573" w:rsidP="00003573">
      <w:pPr>
        <w:numPr>
          <w:ilvl w:val="0"/>
          <w:numId w:val="91"/>
        </w:numPr>
      </w:pPr>
      <w:r w:rsidRPr="00003573">
        <w:t>"status": {</w:t>
      </w:r>
    </w:p>
    <w:p w14:paraId="46DB7756" w14:textId="77777777" w:rsidR="00003573" w:rsidRPr="00003573" w:rsidRDefault="00003573" w:rsidP="00003573">
      <w:pPr>
        <w:numPr>
          <w:ilvl w:val="1"/>
          <w:numId w:val="91"/>
        </w:numPr>
      </w:pPr>
      <w:r w:rsidRPr="00003573">
        <w:t>"timestamp": "2018-06-02T22:51:28.209Z",</w:t>
      </w:r>
    </w:p>
    <w:p w14:paraId="6C7DEA11" w14:textId="77777777" w:rsidR="00003573" w:rsidRPr="00003573" w:rsidRDefault="00003573" w:rsidP="00003573">
      <w:pPr>
        <w:numPr>
          <w:ilvl w:val="1"/>
          <w:numId w:val="91"/>
        </w:numPr>
      </w:pPr>
      <w:r w:rsidRPr="00003573">
        <w:t>"error_code": 0,</w:t>
      </w:r>
    </w:p>
    <w:p w14:paraId="3589877C" w14:textId="77777777" w:rsidR="00003573" w:rsidRPr="00003573" w:rsidRDefault="00003573" w:rsidP="00003573">
      <w:pPr>
        <w:numPr>
          <w:ilvl w:val="1"/>
          <w:numId w:val="91"/>
        </w:numPr>
      </w:pPr>
      <w:r w:rsidRPr="00003573">
        <w:t>"error_message": "",</w:t>
      </w:r>
    </w:p>
    <w:p w14:paraId="781F7CE1" w14:textId="77777777" w:rsidR="00003573" w:rsidRPr="00003573" w:rsidRDefault="00003573" w:rsidP="00003573">
      <w:pPr>
        <w:numPr>
          <w:ilvl w:val="1"/>
          <w:numId w:val="91"/>
        </w:numPr>
      </w:pPr>
      <w:r w:rsidRPr="00003573">
        <w:t>"elapsed": 10,</w:t>
      </w:r>
    </w:p>
    <w:p w14:paraId="6B06C5F6" w14:textId="77777777" w:rsidR="00003573" w:rsidRPr="00003573" w:rsidRDefault="00003573" w:rsidP="00003573">
      <w:pPr>
        <w:numPr>
          <w:ilvl w:val="1"/>
          <w:numId w:val="91"/>
        </w:numPr>
      </w:pPr>
      <w:r w:rsidRPr="00003573">
        <w:t>"credit_count": 1</w:t>
      </w:r>
    </w:p>
    <w:p w14:paraId="7DE562E1" w14:textId="77777777" w:rsidR="00003573" w:rsidRPr="00003573" w:rsidRDefault="00003573" w:rsidP="00003573">
      <w:r w:rsidRPr="00003573">
        <w:t>}</w:t>
      </w:r>
    </w:p>
    <w:p w14:paraId="640F3CF5" w14:textId="77777777" w:rsidR="00003573" w:rsidRPr="00003573" w:rsidRDefault="00003573" w:rsidP="00003573">
      <w:r w:rsidRPr="00003573">
        <w:t>}</w:t>
      </w:r>
    </w:p>
    <w:p w14:paraId="37A28082" w14:textId="77777777" w:rsidR="00003573" w:rsidRPr="00003573" w:rsidRDefault="00003573" w:rsidP="00003573">
      <w:r w:rsidRPr="00003573">
        <w:t>Trending Most Visited</w:t>
      </w:r>
    </w:p>
    <w:p w14:paraId="7028DE94" w14:textId="77777777" w:rsidR="00003573" w:rsidRPr="00003573" w:rsidRDefault="00003573" w:rsidP="00003573">
      <w:r w:rsidRPr="00003573">
        <w:t>Returns a paginated list of all trending cryptocurrency market data, determined and sorted by traffic to coin detail pages.</w:t>
      </w:r>
    </w:p>
    <w:p w14:paraId="6AEFCE6C" w14:textId="77777777" w:rsidR="00003573" w:rsidRPr="00003573" w:rsidRDefault="00003573" w:rsidP="00003573">
      <w:r w:rsidRPr="00003573">
        <w:rPr>
          <w:b/>
          <w:bCs/>
        </w:rPr>
        <w:t>This endpoint is available on the following </w:t>
      </w:r>
      <w:hyperlink r:id="rId269" w:tgtFrame="_blank" w:history="1">
        <w:r w:rsidRPr="00003573">
          <w:rPr>
            <w:rStyle w:val="Hyperlink"/>
            <w:b/>
            <w:bCs/>
          </w:rPr>
          <w:t>API plans</w:t>
        </w:r>
      </w:hyperlink>
      <w:r w:rsidRPr="00003573">
        <w:rPr>
          <w:b/>
          <w:bCs/>
        </w:rPr>
        <w:t>:</w:t>
      </w:r>
    </w:p>
    <w:p w14:paraId="0CCEEC6A" w14:textId="77777777" w:rsidR="00003573" w:rsidRPr="00003573" w:rsidRDefault="00003573" w:rsidP="00003573">
      <w:pPr>
        <w:numPr>
          <w:ilvl w:val="0"/>
          <w:numId w:val="92"/>
        </w:numPr>
      </w:pPr>
      <w:r w:rsidRPr="00003573">
        <w:t>Startup</w:t>
      </w:r>
    </w:p>
    <w:p w14:paraId="795056A0" w14:textId="77777777" w:rsidR="00003573" w:rsidRPr="00003573" w:rsidRDefault="00003573" w:rsidP="00003573">
      <w:pPr>
        <w:numPr>
          <w:ilvl w:val="0"/>
          <w:numId w:val="92"/>
        </w:numPr>
      </w:pPr>
      <w:r w:rsidRPr="00003573">
        <w:t>Standard</w:t>
      </w:r>
    </w:p>
    <w:p w14:paraId="1A183A34" w14:textId="77777777" w:rsidR="00003573" w:rsidRPr="00003573" w:rsidRDefault="00003573" w:rsidP="00003573">
      <w:pPr>
        <w:numPr>
          <w:ilvl w:val="0"/>
          <w:numId w:val="92"/>
        </w:numPr>
      </w:pPr>
      <w:r w:rsidRPr="00003573">
        <w:t>Professional</w:t>
      </w:r>
    </w:p>
    <w:p w14:paraId="2E7D9CF5" w14:textId="77777777" w:rsidR="00003573" w:rsidRPr="00003573" w:rsidRDefault="00003573" w:rsidP="00003573">
      <w:pPr>
        <w:numPr>
          <w:ilvl w:val="0"/>
          <w:numId w:val="92"/>
        </w:numPr>
      </w:pPr>
      <w:r w:rsidRPr="00003573">
        <w:t>Enterprise</w:t>
      </w:r>
    </w:p>
    <w:p w14:paraId="23FB2218" w14:textId="77777777" w:rsidR="00003573" w:rsidRPr="00003573" w:rsidRDefault="00003573" w:rsidP="00003573">
      <w:r w:rsidRPr="00003573">
        <w:rPr>
          <w:b/>
          <w:bCs/>
        </w:rPr>
        <w:t>Cache / Update frequency:</w:t>
      </w:r>
      <w:r w:rsidRPr="00003573">
        <w:t> Every 24 hours.</w:t>
      </w:r>
      <w:r w:rsidRPr="00003573">
        <w:br/>
      </w:r>
      <w:r w:rsidRPr="00003573">
        <w:rPr>
          <w:b/>
          <w:bCs/>
        </w:rPr>
        <w:t>Plan credit use:</w:t>
      </w:r>
      <w:r w:rsidRPr="00003573">
        <w:t> 1 call credit per 200 cryptocurrencies returned (rounded up) and 1 call credit per convert option beyond the first.</w:t>
      </w:r>
      <w:r w:rsidRPr="00003573">
        <w:br/>
      </w:r>
      <w:r w:rsidRPr="00003573">
        <w:rPr>
          <w:b/>
          <w:bCs/>
        </w:rPr>
        <w:t>CMC equivalent pages:</w:t>
      </w:r>
      <w:r w:rsidRPr="00003573">
        <w:t> The CoinMarketCap “Most Visited” trending list. </w:t>
      </w:r>
      <w:hyperlink r:id="rId270" w:history="1">
        <w:r w:rsidRPr="00003573">
          <w:rPr>
            <w:rStyle w:val="Hyperlink"/>
          </w:rPr>
          <w:t>coinmarketcap.com/most-viewed-pages/</w:t>
        </w:r>
      </w:hyperlink>
      <w:r w:rsidRPr="00003573">
        <w:t>.</w:t>
      </w:r>
    </w:p>
    <w:p w14:paraId="7457CA4F" w14:textId="77777777" w:rsidR="00003573" w:rsidRPr="00003573" w:rsidRDefault="00003573" w:rsidP="00003573">
      <w:pPr>
        <w:rPr>
          <w:b/>
          <w:bCs/>
        </w:rPr>
      </w:pPr>
      <w:r w:rsidRPr="00003573">
        <w:rPr>
          <w:b/>
          <w:bCs/>
        </w:rPr>
        <w:t>Parameters</w:t>
      </w:r>
    </w:p>
    <w:p w14:paraId="66F91F80" w14:textId="77777777" w:rsidR="00003573" w:rsidRPr="00003573" w:rsidRDefault="00003573" w:rsidP="00003573">
      <w:r w:rsidRPr="00003573">
        <w:t>query Parameters ?</w:t>
      </w:r>
    </w:p>
    <w:p w14:paraId="7E3A536E" w14:textId="77777777" w:rsidR="00003573" w:rsidRPr="00003573" w:rsidRDefault="00003573" w:rsidP="00003573">
      <w:r w:rsidRPr="00003573">
        <w:t> start</w:t>
      </w:r>
    </w:p>
    <w:p w14:paraId="1E9F8C50" w14:textId="77777777" w:rsidR="00003573" w:rsidRPr="00003573" w:rsidRDefault="00003573" w:rsidP="00003573">
      <w:r w:rsidRPr="00003573">
        <w:t>integer &gt;= 1</w:t>
      </w:r>
    </w:p>
    <w:p w14:paraId="69D69B86" w14:textId="77777777" w:rsidR="00003573" w:rsidRPr="00003573" w:rsidRDefault="00003573" w:rsidP="00003573">
      <w:r w:rsidRPr="00003573">
        <w:t>1</w:t>
      </w:r>
    </w:p>
    <w:p w14:paraId="691941F0" w14:textId="77777777" w:rsidR="00003573" w:rsidRPr="00003573" w:rsidRDefault="00003573" w:rsidP="00003573">
      <w:r w:rsidRPr="00003573">
        <w:t>Optionally offset the start (1-based index) of the paginated list of items to return.</w:t>
      </w:r>
    </w:p>
    <w:p w14:paraId="0903815D" w14:textId="77777777" w:rsidR="00003573" w:rsidRPr="00003573" w:rsidRDefault="00003573" w:rsidP="00003573">
      <w:r w:rsidRPr="00003573">
        <w:t> limit</w:t>
      </w:r>
    </w:p>
    <w:p w14:paraId="668672D9" w14:textId="77777777" w:rsidR="00003573" w:rsidRPr="00003573" w:rsidRDefault="00003573" w:rsidP="00003573">
      <w:r w:rsidRPr="00003573">
        <w:t>integer [ 1 .. 1000 ]</w:t>
      </w:r>
    </w:p>
    <w:p w14:paraId="4EF0D329" w14:textId="77777777" w:rsidR="00003573" w:rsidRPr="00003573" w:rsidRDefault="00003573" w:rsidP="00003573">
      <w:r w:rsidRPr="00003573">
        <w:t>100</w:t>
      </w:r>
    </w:p>
    <w:p w14:paraId="07E1AE0E" w14:textId="77777777" w:rsidR="00003573" w:rsidRPr="00003573" w:rsidRDefault="00003573" w:rsidP="00003573">
      <w:r w:rsidRPr="00003573">
        <w:t>Optionally specify the number of results to return. Use this parameter and the "start" parameter to determine your own pagination size.</w:t>
      </w:r>
    </w:p>
    <w:p w14:paraId="77DF009C" w14:textId="77777777" w:rsidR="00003573" w:rsidRPr="00003573" w:rsidRDefault="00003573" w:rsidP="00003573">
      <w:r w:rsidRPr="00003573">
        <w:t> time_period</w:t>
      </w:r>
    </w:p>
    <w:p w14:paraId="41276359" w14:textId="77777777" w:rsidR="00003573" w:rsidRPr="00003573" w:rsidRDefault="00003573" w:rsidP="00003573">
      <w:r w:rsidRPr="00003573">
        <w:t>string</w:t>
      </w:r>
    </w:p>
    <w:p w14:paraId="1F1B1EC8" w14:textId="77777777" w:rsidR="00003573" w:rsidRPr="00003573" w:rsidRDefault="00003573" w:rsidP="00003573">
      <w:r w:rsidRPr="00003573">
        <w:t>"24h"</w:t>
      </w:r>
    </w:p>
    <w:p w14:paraId="6E78A323" w14:textId="77777777" w:rsidR="00003573" w:rsidRPr="00003573" w:rsidRDefault="00003573" w:rsidP="00003573">
      <w:r w:rsidRPr="00003573">
        <w:t>"24h""30d""7d"</w:t>
      </w:r>
    </w:p>
    <w:p w14:paraId="251776AB" w14:textId="77777777" w:rsidR="00003573" w:rsidRPr="00003573" w:rsidRDefault="00003573" w:rsidP="00003573">
      <w:r w:rsidRPr="00003573">
        <w:t>Adjusts the overall window of time for most visited currencies.</w:t>
      </w:r>
    </w:p>
    <w:p w14:paraId="103048D4" w14:textId="77777777" w:rsidR="00003573" w:rsidRPr="00003573" w:rsidRDefault="00003573" w:rsidP="00003573">
      <w:r w:rsidRPr="00003573">
        <w:t> convert</w:t>
      </w:r>
    </w:p>
    <w:p w14:paraId="2766A42A" w14:textId="77777777" w:rsidR="00003573" w:rsidRPr="00003573" w:rsidRDefault="00003573" w:rsidP="00003573">
      <w:r w:rsidRPr="00003573">
        <w:t>string</w:t>
      </w:r>
    </w:p>
    <w:p w14:paraId="27B4AD1C" w14:textId="77777777" w:rsidR="00003573" w:rsidRPr="00003573" w:rsidRDefault="00003573" w:rsidP="00003573">
      <w:r w:rsidRPr="00003573">
        <w:t>Optionally calculate market quotes in up to 120 currencies at once by passing a comma-separated list of cryptocurrency or fiat currency symbols. Each additional convert option beyond the first requires an additional call credit. A list of supported fiat options can be found </w:t>
      </w:r>
      <w:hyperlink r:id="rId271" w:anchor="section/Standards-and-Conventions" w:history="1">
        <w:r w:rsidRPr="00003573">
          <w:rPr>
            <w:rStyle w:val="Hyperlink"/>
          </w:rPr>
          <w:t>here</w:t>
        </w:r>
      </w:hyperlink>
      <w:r w:rsidRPr="00003573">
        <w:t>. Each conversion is returned in its own "quote" object.</w:t>
      </w:r>
    </w:p>
    <w:p w14:paraId="5961DA72" w14:textId="77777777" w:rsidR="00003573" w:rsidRPr="00003573" w:rsidRDefault="00003573" w:rsidP="00003573">
      <w:r w:rsidRPr="00003573">
        <w:t> convert_id</w:t>
      </w:r>
    </w:p>
    <w:p w14:paraId="1A062800" w14:textId="77777777" w:rsidR="00003573" w:rsidRPr="00003573" w:rsidRDefault="00003573" w:rsidP="00003573">
      <w:r w:rsidRPr="00003573">
        <w:t>string</w:t>
      </w:r>
    </w:p>
    <w:p w14:paraId="793940A5"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2471E012" w14:textId="77777777" w:rsidR="00003573" w:rsidRPr="00003573" w:rsidRDefault="00003573" w:rsidP="00003573">
      <w:r w:rsidRPr="00003573">
        <w:t>Responses</w:t>
      </w:r>
    </w:p>
    <w:p w14:paraId="3FADDC32" w14:textId="77777777" w:rsidR="00003573" w:rsidRPr="00003573" w:rsidRDefault="00003573" w:rsidP="00003573">
      <w:r w:rsidRPr="00003573">
        <w:t>200 Successful</w:t>
      </w:r>
    </w:p>
    <w:p w14:paraId="0BE532D9"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5457992F" w14:textId="77777777">
        <w:tc>
          <w:tcPr>
            <w:tcW w:w="0" w:type="auto"/>
            <w:noWrap/>
            <w:tcMar>
              <w:top w:w="150" w:type="dxa"/>
              <w:left w:w="0" w:type="dxa"/>
              <w:bottom w:w="150" w:type="dxa"/>
              <w:right w:w="0" w:type="dxa"/>
            </w:tcMar>
            <w:hideMark/>
          </w:tcPr>
          <w:p w14:paraId="72DC69A6"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0CCDF5B3" w14:textId="77777777" w:rsidR="00003573" w:rsidRPr="00003573" w:rsidRDefault="00003573" w:rsidP="00003573">
            <w:r w:rsidRPr="00003573">
              <w:t>Array of cryptocurrency objects matching the list options.</w:t>
            </w:r>
          </w:p>
        </w:tc>
      </w:tr>
      <w:tr w:rsidR="00003573" w:rsidRPr="00003573" w14:paraId="74C0CC5A" w14:textId="77777777">
        <w:tc>
          <w:tcPr>
            <w:tcW w:w="0" w:type="auto"/>
            <w:gridSpan w:val="2"/>
            <w:tcMar>
              <w:top w:w="0" w:type="dxa"/>
              <w:left w:w="150" w:type="dxa"/>
              <w:bottom w:w="0" w:type="dxa"/>
              <w:right w:w="150" w:type="dxa"/>
            </w:tcMar>
            <w:vAlign w:val="center"/>
            <w:hideMark/>
          </w:tcPr>
          <w:p w14:paraId="3F9C9304" w14:textId="77777777" w:rsidR="00003573" w:rsidRPr="00003573" w:rsidRDefault="00003573" w:rsidP="00003573"/>
        </w:tc>
      </w:tr>
      <w:tr w:rsidR="00003573" w:rsidRPr="00003573" w14:paraId="52DAD159" w14:textId="77777777">
        <w:tc>
          <w:tcPr>
            <w:tcW w:w="0" w:type="auto"/>
            <w:noWrap/>
            <w:tcMar>
              <w:top w:w="150" w:type="dxa"/>
              <w:left w:w="0" w:type="dxa"/>
              <w:bottom w:w="150" w:type="dxa"/>
              <w:right w:w="0" w:type="dxa"/>
            </w:tcMar>
            <w:hideMark/>
          </w:tcPr>
          <w:p w14:paraId="236C98FA"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1835611A" w14:textId="77777777" w:rsidR="00003573" w:rsidRPr="00003573" w:rsidRDefault="00003573" w:rsidP="00003573">
            <w:r w:rsidRPr="00003573">
              <w:t>Standardized status object for API calls.</w:t>
            </w:r>
          </w:p>
        </w:tc>
      </w:tr>
      <w:tr w:rsidR="00003573" w:rsidRPr="00003573" w14:paraId="63E283D7" w14:textId="77777777">
        <w:tc>
          <w:tcPr>
            <w:tcW w:w="0" w:type="auto"/>
            <w:gridSpan w:val="2"/>
            <w:tcBorders>
              <w:left w:val="nil"/>
            </w:tcBorders>
            <w:tcMar>
              <w:top w:w="0" w:type="dxa"/>
              <w:left w:w="150" w:type="dxa"/>
              <w:bottom w:w="0" w:type="dxa"/>
              <w:right w:w="150" w:type="dxa"/>
            </w:tcMar>
            <w:vAlign w:val="center"/>
            <w:hideMark/>
          </w:tcPr>
          <w:p w14:paraId="2F9E384C" w14:textId="77777777" w:rsidR="00003573" w:rsidRPr="00003573" w:rsidRDefault="00003573" w:rsidP="00003573"/>
        </w:tc>
      </w:tr>
    </w:tbl>
    <w:p w14:paraId="03E8ACD8" w14:textId="77777777" w:rsidR="00003573" w:rsidRPr="00003573" w:rsidRDefault="00003573" w:rsidP="00003573">
      <w:r w:rsidRPr="00003573">
        <w:t>400 Bad Request</w:t>
      </w:r>
    </w:p>
    <w:p w14:paraId="103B96DD" w14:textId="77777777" w:rsidR="00003573" w:rsidRPr="00003573" w:rsidRDefault="00003573" w:rsidP="00003573">
      <w:r w:rsidRPr="00003573">
        <w:t>401 Unauthorized</w:t>
      </w:r>
    </w:p>
    <w:p w14:paraId="59175F32" w14:textId="77777777" w:rsidR="00003573" w:rsidRPr="00003573" w:rsidRDefault="00003573" w:rsidP="00003573">
      <w:r w:rsidRPr="00003573">
        <w:t>403 Forbidden</w:t>
      </w:r>
    </w:p>
    <w:p w14:paraId="70ABE2DE" w14:textId="77777777" w:rsidR="00003573" w:rsidRPr="00003573" w:rsidRDefault="00003573" w:rsidP="00003573">
      <w:r w:rsidRPr="00003573">
        <w:t>429 Too Many Requests</w:t>
      </w:r>
    </w:p>
    <w:p w14:paraId="0D2B5976" w14:textId="77777777" w:rsidR="00003573" w:rsidRPr="00003573" w:rsidRDefault="00003573" w:rsidP="00003573">
      <w:r w:rsidRPr="00003573">
        <w:t>500 Internal Server Error</w:t>
      </w:r>
    </w:p>
    <w:p w14:paraId="5313AC41" w14:textId="77777777" w:rsidR="00003573" w:rsidRPr="00003573" w:rsidRDefault="00003573" w:rsidP="00003573">
      <w:pPr>
        <w:rPr>
          <w:b/>
          <w:bCs/>
        </w:rPr>
      </w:pPr>
      <w:r w:rsidRPr="00003573">
        <w:rPr>
          <w:b/>
          <w:bCs/>
        </w:rPr>
        <w:t>get</w:t>
      </w:r>
    </w:p>
    <w:p w14:paraId="34C40FC8" w14:textId="77777777" w:rsidR="00003573" w:rsidRPr="00003573" w:rsidRDefault="00003573" w:rsidP="00003573">
      <w:r w:rsidRPr="00003573">
        <w:t> /v1/cryptocurrency/trending/most-visited</w:t>
      </w:r>
    </w:p>
    <w:p w14:paraId="609E4126" w14:textId="77777777" w:rsidR="00003573" w:rsidRPr="00003573" w:rsidRDefault="00003573" w:rsidP="00003573">
      <w:r w:rsidRPr="00003573">
        <w:t>Server URL</w:t>
      </w:r>
    </w:p>
    <w:p w14:paraId="32363250" w14:textId="77777777" w:rsidR="00003573" w:rsidRPr="00003573" w:rsidRDefault="00003573" w:rsidP="00003573">
      <w:r w:rsidRPr="00003573">
        <w:t>https://pro-api.coinmarketcap.com/v1/cryptocurrency/trending/most-visited</w:t>
      </w:r>
    </w:p>
    <w:p w14:paraId="6434E2EE" w14:textId="77777777" w:rsidR="00003573" w:rsidRPr="00003573" w:rsidRDefault="00003573" w:rsidP="00003573">
      <w:r w:rsidRPr="00003573">
        <w:br/>
        <w:t>Response samples</w:t>
      </w:r>
    </w:p>
    <w:p w14:paraId="5BF2A352" w14:textId="77777777" w:rsidR="00003573" w:rsidRPr="00003573" w:rsidRDefault="00003573" w:rsidP="00003573">
      <w:pPr>
        <w:numPr>
          <w:ilvl w:val="0"/>
          <w:numId w:val="93"/>
        </w:numPr>
      </w:pPr>
      <w:r w:rsidRPr="00003573">
        <w:t>200 Successful</w:t>
      </w:r>
    </w:p>
    <w:p w14:paraId="067058FC" w14:textId="77777777" w:rsidR="00003573" w:rsidRPr="00003573" w:rsidRDefault="00003573" w:rsidP="00003573">
      <w:pPr>
        <w:numPr>
          <w:ilvl w:val="0"/>
          <w:numId w:val="93"/>
        </w:numPr>
      </w:pPr>
      <w:r w:rsidRPr="00003573">
        <w:t>400 Bad Request</w:t>
      </w:r>
    </w:p>
    <w:p w14:paraId="1F126702" w14:textId="77777777" w:rsidR="00003573" w:rsidRPr="00003573" w:rsidRDefault="00003573" w:rsidP="00003573">
      <w:pPr>
        <w:numPr>
          <w:ilvl w:val="0"/>
          <w:numId w:val="93"/>
        </w:numPr>
      </w:pPr>
      <w:r w:rsidRPr="00003573">
        <w:t>401 Unauthorized</w:t>
      </w:r>
    </w:p>
    <w:p w14:paraId="200678B1" w14:textId="77777777" w:rsidR="00003573" w:rsidRPr="00003573" w:rsidRDefault="00003573" w:rsidP="00003573">
      <w:pPr>
        <w:numPr>
          <w:ilvl w:val="0"/>
          <w:numId w:val="93"/>
        </w:numPr>
      </w:pPr>
      <w:r w:rsidRPr="00003573">
        <w:t>403 Forbidden</w:t>
      </w:r>
    </w:p>
    <w:p w14:paraId="3350E449" w14:textId="77777777" w:rsidR="00003573" w:rsidRPr="00003573" w:rsidRDefault="00003573" w:rsidP="00003573">
      <w:pPr>
        <w:numPr>
          <w:ilvl w:val="0"/>
          <w:numId w:val="93"/>
        </w:numPr>
      </w:pPr>
      <w:r w:rsidRPr="00003573">
        <w:t>429 Too Many Requests</w:t>
      </w:r>
    </w:p>
    <w:p w14:paraId="41529106" w14:textId="77777777" w:rsidR="00003573" w:rsidRPr="00003573" w:rsidRDefault="00003573" w:rsidP="00003573">
      <w:pPr>
        <w:numPr>
          <w:ilvl w:val="0"/>
          <w:numId w:val="93"/>
        </w:numPr>
      </w:pPr>
      <w:r w:rsidRPr="00003573">
        <w:t>500 Internal Server Error</w:t>
      </w:r>
    </w:p>
    <w:p w14:paraId="1792581E" w14:textId="77777777" w:rsidR="00003573" w:rsidRPr="00003573" w:rsidRDefault="00003573" w:rsidP="00003573">
      <w:r w:rsidRPr="00003573">
        <w:t>{</w:t>
      </w:r>
    </w:p>
    <w:p w14:paraId="644B2E91" w14:textId="77777777" w:rsidR="00003573" w:rsidRPr="00003573" w:rsidRDefault="00003573" w:rsidP="00003573">
      <w:pPr>
        <w:numPr>
          <w:ilvl w:val="0"/>
          <w:numId w:val="94"/>
        </w:numPr>
      </w:pPr>
      <w:r w:rsidRPr="00003573">
        <w:t>"data": [</w:t>
      </w:r>
    </w:p>
    <w:p w14:paraId="33466F4E" w14:textId="77777777" w:rsidR="00003573" w:rsidRPr="00003573" w:rsidRDefault="00003573" w:rsidP="00003573">
      <w:pPr>
        <w:numPr>
          <w:ilvl w:val="1"/>
          <w:numId w:val="94"/>
        </w:numPr>
      </w:pPr>
      <w:r w:rsidRPr="00003573">
        <w:t>{</w:t>
      </w:r>
    </w:p>
    <w:p w14:paraId="3028DC21" w14:textId="77777777" w:rsidR="00003573" w:rsidRPr="00003573" w:rsidRDefault="00003573" w:rsidP="00003573">
      <w:pPr>
        <w:numPr>
          <w:ilvl w:val="2"/>
          <w:numId w:val="94"/>
        </w:numPr>
      </w:pPr>
      <w:r w:rsidRPr="00003573">
        <w:t>"id": 1,</w:t>
      </w:r>
    </w:p>
    <w:p w14:paraId="2A919AD5" w14:textId="77777777" w:rsidR="00003573" w:rsidRPr="00003573" w:rsidRDefault="00003573" w:rsidP="00003573">
      <w:pPr>
        <w:numPr>
          <w:ilvl w:val="2"/>
          <w:numId w:val="94"/>
        </w:numPr>
      </w:pPr>
      <w:r w:rsidRPr="00003573">
        <w:t>"name": "Bitcoin",</w:t>
      </w:r>
    </w:p>
    <w:p w14:paraId="2EEDA3BD" w14:textId="77777777" w:rsidR="00003573" w:rsidRPr="00003573" w:rsidRDefault="00003573" w:rsidP="00003573">
      <w:pPr>
        <w:numPr>
          <w:ilvl w:val="2"/>
          <w:numId w:val="94"/>
        </w:numPr>
      </w:pPr>
      <w:r w:rsidRPr="00003573">
        <w:t>"symbol": "BTC",</w:t>
      </w:r>
    </w:p>
    <w:p w14:paraId="6DAF52A3" w14:textId="77777777" w:rsidR="00003573" w:rsidRPr="00003573" w:rsidRDefault="00003573" w:rsidP="00003573">
      <w:pPr>
        <w:numPr>
          <w:ilvl w:val="2"/>
          <w:numId w:val="94"/>
        </w:numPr>
      </w:pPr>
      <w:r w:rsidRPr="00003573">
        <w:t>"slug": "bitcoin",</w:t>
      </w:r>
    </w:p>
    <w:p w14:paraId="7A023444" w14:textId="77777777" w:rsidR="00003573" w:rsidRPr="00003573" w:rsidRDefault="00003573" w:rsidP="00003573">
      <w:pPr>
        <w:numPr>
          <w:ilvl w:val="2"/>
          <w:numId w:val="94"/>
        </w:numPr>
      </w:pPr>
      <w:r w:rsidRPr="00003573">
        <w:t>"cmc_rank": 5,</w:t>
      </w:r>
    </w:p>
    <w:p w14:paraId="419C1B0D" w14:textId="77777777" w:rsidR="00003573" w:rsidRPr="00003573" w:rsidRDefault="00003573" w:rsidP="00003573">
      <w:pPr>
        <w:numPr>
          <w:ilvl w:val="2"/>
          <w:numId w:val="94"/>
        </w:numPr>
      </w:pPr>
      <w:r w:rsidRPr="00003573">
        <w:t>"num_market_pairs": 500,</w:t>
      </w:r>
    </w:p>
    <w:p w14:paraId="1CC68F6D" w14:textId="77777777" w:rsidR="00003573" w:rsidRPr="00003573" w:rsidRDefault="00003573" w:rsidP="00003573">
      <w:pPr>
        <w:numPr>
          <w:ilvl w:val="2"/>
          <w:numId w:val="94"/>
        </w:numPr>
      </w:pPr>
      <w:r w:rsidRPr="00003573">
        <w:t>"circulating_supply": 16950100,</w:t>
      </w:r>
    </w:p>
    <w:p w14:paraId="087909F0" w14:textId="77777777" w:rsidR="00003573" w:rsidRPr="00003573" w:rsidRDefault="00003573" w:rsidP="00003573">
      <w:pPr>
        <w:numPr>
          <w:ilvl w:val="2"/>
          <w:numId w:val="94"/>
        </w:numPr>
      </w:pPr>
      <w:r w:rsidRPr="00003573">
        <w:t>"total_supply": 16950100,</w:t>
      </w:r>
    </w:p>
    <w:p w14:paraId="267EFEA7" w14:textId="77777777" w:rsidR="00003573" w:rsidRPr="00003573" w:rsidRDefault="00003573" w:rsidP="00003573">
      <w:pPr>
        <w:numPr>
          <w:ilvl w:val="2"/>
          <w:numId w:val="94"/>
        </w:numPr>
      </w:pPr>
      <w:r w:rsidRPr="00003573">
        <w:t>"max_supply": 21000000,</w:t>
      </w:r>
    </w:p>
    <w:p w14:paraId="70FC0490" w14:textId="77777777" w:rsidR="00003573" w:rsidRPr="00003573" w:rsidRDefault="00003573" w:rsidP="00003573">
      <w:pPr>
        <w:numPr>
          <w:ilvl w:val="2"/>
          <w:numId w:val="94"/>
        </w:numPr>
      </w:pPr>
      <w:r w:rsidRPr="00003573">
        <w:t>"last_updated": "2018-06-02T22:51:28.209Z",</w:t>
      </w:r>
    </w:p>
    <w:p w14:paraId="0F47F57C" w14:textId="77777777" w:rsidR="00003573" w:rsidRPr="00003573" w:rsidRDefault="00003573" w:rsidP="00003573">
      <w:pPr>
        <w:numPr>
          <w:ilvl w:val="2"/>
          <w:numId w:val="94"/>
        </w:numPr>
      </w:pPr>
      <w:r w:rsidRPr="00003573">
        <w:t>"date_added": "2013-04-28T00:00:00.000Z",</w:t>
      </w:r>
    </w:p>
    <w:p w14:paraId="56A1628C" w14:textId="77777777" w:rsidR="00003573" w:rsidRPr="00003573" w:rsidRDefault="00003573" w:rsidP="00003573">
      <w:pPr>
        <w:numPr>
          <w:ilvl w:val="2"/>
          <w:numId w:val="94"/>
        </w:numPr>
      </w:pPr>
      <w:r w:rsidRPr="00003573">
        <w:t>"tags": [</w:t>
      </w:r>
    </w:p>
    <w:p w14:paraId="084E8029" w14:textId="77777777" w:rsidR="00003573" w:rsidRPr="00003573" w:rsidRDefault="00003573" w:rsidP="00003573">
      <w:pPr>
        <w:numPr>
          <w:ilvl w:val="3"/>
          <w:numId w:val="94"/>
        </w:numPr>
      </w:pPr>
      <w:r w:rsidRPr="00003573">
        <w:t>"mineable"</w:t>
      </w:r>
    </w:p>
    <w:p w14:paraId="46975C91" w14:textId="77777777" w:rsidR="00003573" w:rsidRPr="00003573" w:rsidRDefault="00003573" w:rsidP="00003573">
      <w:r w:rsidRPr="00003573">
        <w:t>],</w:t>
      </w:r>
    </w:p>
    <w:p w14:paraId="37C6FEF1" w14:textId="77777777" w:rsidR="00003573" w:rsidRPr="00003573" w:rsidRDefault="00003573" w:rsidP="00003573">
      <w:pPr>
        <w:numPr>
          <w:ilvl w:val="2"/>
          <w:numId w:val="94"/>
        </w:numPr>
      </w:pPr>
      <w:r w:rsidRPr="00003573">
        <w:t>"platform": null,</w:t>
      </w:r>
    </w:p>
    <w:p w14:paraId="682F3C57" w14:textId="77777777" w:rsidR="00003573" w:rsidRPr="00003573" w:rsidRDefault="00003573" w:rsidP="00003573">
      <w:pPr>
        <w:numPr>
          <w:ilvl w:val="2"/>
          <w:numId w:val="94"/>
        </w:numPr>
      </w:pPr>
      <w:r w:rsidRPr="00003573">
        <w:t>"quote": {</w:t>
      </w:r>
    </w:p>
    <w:p w14:paraId="772AB8CF" w14:textId="77777777" w:rsidR="00003573" w:rsidRPr="00003573" w:rsidRDefault="00003573" w:rsidP="00003573">
      <w:pPr>
        <w:numPr>
          <w:ilvl w:val="3"/>
          <w:numId w:val="94"/>
        </w:numPr>
      </w:pPr>
      <w:r w:rsidRPr="00003573">
        <w:t>"USD": {</w:t>
      </w:r>
    </w:p>
    <w:p w14:paraId="3D00C9EC" w14:textId="77777777" w:rsidR="00003573" w:rsidRPr="00003573" w:rsidRDefault="00003573" w:rsidP="00003573">
      <w:pPr>
        <w:numPr>
          <w:ilvl w:val="4"/>
          <w:numId w:val="94"/>
        </w:numPr>
      </w:pPr>
      <w:r w:rsidRPr="00003573">
        <w:t>"price": 9283.92,</w:t>
      </w:r>
    </w:p>
    <w:p w14:paraId="624F2BCA" w14:textId="77777777" w:rsidR="00003573" w:rsidRPr="00003573" w:rsidRDefault="00003573" w:rsidP="00003573">
      <w:pPr>
        <w:numPr>
          <w:ilvl w:val="4"/>
          <w:numId w:val="94"/>
        </w:numPr>
      </w:pPr>
      <w:r w:rsidRPr="00003573">
        <w:t>"volume_24h": 7155680000,</w:t>
      </w:r>
    </w:p>
    <w:p w14:paraId="124FC20C" w14:textId="77777777" w:rsidR="00003573" w:rsidRPr="00003573" w:rsidRDefault="00003573" w:rsidP="00003573">
      <w:pPr>
        <w:numPr>
          <w:ilvl w:val="4"/>
          <w:numId w:val="94"/>
        </w:numPr>
      </w:pPr>
      <w:r w:rsidRPr="00003573">
        <w:t>"percent_change_1h": -0.152774,</w:t>
      </w:r>
    </w:p>
    <w:p w14:paraId="18D3FBC9" w14:textId="77777777" w:rsidR="00003573" w:rsidRPr="00003573" w:rsidRDefault="00003573" w:rsidP="00003573">
      <w:pPr>
        <w:numPr>
          <w:ilvl w:val="4"/>
          <w:numId w:val="94"/>
        </w:numPr>
      </w:pPr>
      <w:r w:rsidRPr="00003573">
        <w:t>"percent_change_24h": 0.518894,</w:t>
      </w:r>
    </w:p>
    <w:p w14:paraId="176F150E" w14:textId="77777777" w:rsidR="00003573" w:rsidRPr="00003573" w:rsidRDefault="00003573" w:rsidP="00003573">
      <w:pPr>
        <w:numPr>
          <w:ilvl w:val="4"/>
          <w:numId w:val="94"/>
        </w:numPr>
      </w:pPr>
      <w:r w:rsidRPr="00003573">
        <w:t>"percent_change_7d": 0.986573,</w:t>
      </w:r>
    </w:p>
    <w:p w14:paraId="1B87750F" w14:textId="77777777" w:rsidR="00003573" w:rsidRPr="00003573" w:rsidRDefault="00003573" w:rsidP="00003573">
      <w:pPr>
        <w:numPr>
          <w:ilvl w:val="4"/>
          <w:numId w:val="94"/>
        </w:numPr>
      </w:pPr>
      <w:r w:rsidRPr="00003573">
        <w:t>"market_cap": 158055024432,</w:t>
      </w:r>
    </w:p>
    <w:p w14:paraId="36A2720D" w14:textId="77777777" w:rsidR="00003573" w:rsidRPr="00003573" w:rsidRDefault="00003573" w:rsidP="00003573">
      <w:pPr>
        <w:numPr>
          <w:ilvl w:val="4"/>
          <w:numId w:val="94"/>
        </w:numPr>
      </w:pPr>
      <w:r w:rsidRPr="00003573">
        <w:t>"last_updated": "2018-08-09T22:53:32.000Z"</w:t>
      </w:r>
    </w:p>
    <w:p w14:paraId="10FE4001" w14:textId="77777777" w:rsidR="00003573" w:rsidRPr="00003573" w:rsidRDefault="00003573" w:rsidP="00003573">
      <w:r w:rsidRPr="00003573">
        <w:t>},</w:t>
      </w:r>
    </w:p>
    <w:p w14:paraId="04EA33B1" w14:textId="77777777" w:rsidR="00003573" w:rsidRPr="00003573" w:rsidRDefault="00003573" w:rsidP="00003573">
      <w:pPr>
        <w:numPr>
          <w:ilvl w:val="3"/>
          <w:numId w:val="94"/>
        </w:numPr>
      </w:pPr>
      <w:r w:rsidRPr="00003573">
        <w:t>"BTC": {</w:t>
      </w:r>
    </w:p>
    <w:p w14:paraId="27CDD229" w14:textId="77777777" w:rsidR="00003573" w:rsidRPr="00003573" w:rsidRDefault="00003573" w:rsidP="00003573">
      <w:pPr>
        <w:numPr>
          <w:ilvl w:val="4"/>
          <w:numId w:val="94"/>
        </w:numPr>
      </w:pPr>
      <w:r w:rsidRPr="00003573">
        <w:t>"price": 1,</w:t>
      </w:r>
    </w:p>
    <w:p w14:paraId="1E0445F7" w14:textId="77777777" w:rsidR="00003573" w:rsidRPr="00003573" w:rsidRDefault="00003573" w:rsidP="00003573">
      <w:pPr>
        <w:numPr>
          <w:ilvl w:val="4"/>
          <w:numId w:val="94"/>
        </w:numPr>
      </w:pPr>
      <w:r w:rsidRPr="00003573">
        <w:t>"volume_24h": 772012,</w:t>
      </w:r>
    </w:p>
    <w:p w14:paraId="24FCCAC1" w14:textId="77777777" w:rsidR="00003573" w:rsidRPr="00003573" w:rsidRDefault="00003573" w:rsidP="00003573">
      <w:pPr>
        <w:numPr>
          <w:ilvl w:val="4"/>
          <w:numId w:val="94"/>
        </w:numPr>
      </w:pPr>
      <w:r w:rsidRPr="00003573">
        <w:t>"percent_change_1h": 0,</w:t>
      </w:r>
    </w:p>
    <w:p w14:paraId="10FB2688" w14:textId="77777777" w:rsidR="00003573" w:rsidRPr="00003573" w:rsidRDefault="00003573" w:rsidP="00003573">
      <w:pPr>
        <w:numPr>
          <w:ilvl w:val="4"/>
          <w:numId w:val="94"/>
        </w:numPr>
      </w:pPr>
      <w:r w:rsidRPr="00003573">
        <w:t>"percent_change_24h": 0,</w:t>
      </w:r>
    </w:p>
    <w:p w14:paraId="0E01EFC6" w14:textId="77777777" w:rsidR="00003573" w:rsidRPr="00003573" w:rsidRDefault="00003573" w:rsidP="00003573">
      <w:pPr>
        <w:numPr>
          <w:ilvl w:val="4"/>
          <w:numId w:val="94"/>
        </w:numPr>
      </w:pPr>
      <w:r w:rsidRPr="00003573">
        <w:t>"percent_change_7d": 0,</w:t>
      </w:r>
    </w:p>
    <w:p w14:paraId="7B583387" w14:textId="77777777" w:rsidR="00003573" w:rsidRPr="00003573" w:rsidRDefault="00003573" w:rsidP="00003573">
      <w:pPr>
        <w:numPr>
          <w:ilvl w:val="4"/>
          <w:numId w:val="94"/>
        </w:numPr>
      </w:pPr>
      <w:r w:rsidRPr="00003573">
        <w:t>"market_cap": 17024600,</w:t>
      </w:r>
    </w:p>
    <w:p w14:paraId="01BDAF84" w14:textId="77777777" w:rsidR="00003573" w:rsidRPr="00003573" w:rsidRDefault="00003573" w:rsidP="00003573">
      <w:pPr>
        <w:numPr>
          <w:ilvl w:val="4"/>
          <w:numId w:val="94"/>
        </w:numPr>
      </w:pPr>
      <w:r w:rsidRPr="00003573">
        <w:t>"last_updated": "2018-08-09T22:53:32.000Z"</w:t>
      </w:r>
    </w:p>
    <w:p w14:paraId="65031CF7" w14:textId="77777777" w:rsidR="00003573" w:rsidRPr="00003573" w:rsidRDefault="00003573" w:rsidP="00003573">
      <w:r w:rsidRPr="00003573">
        <w:t>}</w:t>
      </w:r>
    </w:p>
    <w:p w14:paraId="437B0A8C" w14:textId="77777777" w:rsidR="00003573" w:rsidRPr="00003573" w:rsidRDefault="00003573" w:rsidP="00003573">
      <w:pPr>
        <w:numPr>
          <w:ilvl w:val="2"/>
          <w:numId w:val="94"/>
        </w:numPr>
      </w:pPr>
      <w:r w:rsidRPr="00003573">
        <w:t>}</w:t>
      </w:r>
    </w:p>
    <w:p w14:paraId="62506D08" w14:textId="77777777" w:rsidR="00003573" w:rsidRPr="00003573" w:rsidRDefault="00003573" w:rsidP="00003573">
      <w:pPr>
        <w:numPr>
          <w:ilvl w:val="1"/>
          <w:numId w:val="94"/>
        </w:numPr>
      </w:pPr>
      <w:r w:rsidRPr="00003573">
        <w:t>},</w:t>
      </w:r>
    </w:p>
    <w:p w14:paraId="4273B362" w14:textId="77777777" w:rsidR="00003573" w:rsidRPr="00003573" w:rsidRDefault="00003573" w:rsidP="00003573">
      <w:pPr>
        <w:numPr>
          <w:ilvl w:val="1"/>
          <w:numId w:val="94"/>
        </w:numPr>
      </w:pPr>
      <w:r w:rsidRPr="00003573">
        <w:t>{</w:t>
      </w:r>
    </w:p>
    <w:p w14:paraId="6BB58A85" w14:textId="77777777" w:rsidR="00003573" w:rsidRPr="00003573" w:rsidRDefault="00003573" w:rsidP="00003573">
      <w:pPr>
        <w:numPr>
          <w:ilvl w:val="2"/>
          <w:numId w:val="94"/>
        </w:numPr>
      </w:pPr>
      <w:r w:rsidRPr="00003573">
        <w:t>"id": 1027,</w:t>
      </w:r>
    </w:p>
    <w:p w14:paraId="2E8FFAF1" w14:textId="77777777" w:rsidR="00003573" w:rsidRPr="00003573" w:rsidRDefault="00003573" w:rsidP="00003573">
      <w:pPr>
        <w:numPr>
          <w:ilvl w:val="2"/>
          <w:numId w:val="94"/>
        </w:numPr>
      </w:pPr>
      <w:r w:rsidRPr="00003573">
        <w:t>"name": "Ethereum",</w:t>
      </w:r>
    </w:p>
    <w:p w14:paraId="649AB54F" w14:textId="77777777" w:rsidR="00003573" w:rsidRPr="00003573" w:rsidRDefault="00003573" w:rsidP="00003573">
      <w:pPr>
        <w:numPr>
          <w:ilvl w:val="2"/>
          <w:numId w:val="94"/>
        </w:numPr>
      </w:pPr>
      <w:r w:rsidRPr="00003573">
        <w:t>"symbol": "ETH",</w:t>
      </w:r>
    </w:p>
    <w:p w14:paraId="1E2A75A9" w14:textId="77777777" w:rsidR="00003573" w:rsidRPr="00003573" w:rsidRDefault="00003573" w:rsidP="00003573">
      <w:pPr>
        <w:numPr>
          <w:ilvl w:val="2"/>
          <w:numId w:val="94"/>
        </w:numPr>
      </w:pPr>
      <w:r w:rsidRPr="00003573">
        <w:t>"slug": "ethereum",</w:t>
      </w:r>
    </w:p>
    <w:p w14:paraId="5DF0A5B1" w14:textId="77777777" w:rsidR="00003573" w:rsidRPr="00003573" w:rsidRDefault="00003573" w:rsidP="00003573">
      <w:pPr>
        <w:numPr>
          <w:ilvl w:val="2"/>
          <w:numId w:val="94"/>
        </w:numPr>
      </w:pPr>
      <w:r w:rsidRPr="00003573">
        <w:t>"num_market_pairs": 6360,</w:t>
      </w:r>
    </w:p>
    <w:p w14:paraId="74115436" w14:textId="77777777" w:rsidR="00003573" w:rsidRPr="00003573" w:rsidRDefault="00003573" w:rsidP="00003573">
      <w:pPr>
        <w:numPr>
          <w:ilvl w:val="2"/>
          <w:numId w:val="94"/>
        </w:numPr>
      </w:pPr>
      <w:r w:rsidRPr="00003573">
        <w:t>"circulating_supply": 16950100,</w:t>
      </w:r>
    </w:p>
    <w:p w14:paraId="57D87E72" w14:textId="77777777" w:rsidR="00003573" w:rsidRPr="00003573" w:rsidRDefault="00003573" w:rsidP="00003573">
      <w:pPr>
        <w:numPr>
          <w:ilvl w:val="2"/>
          <w:numId w:val="94"/>
        </w:numPr>
      </w:pPr>
      <w:r w:rsidRPr="00003573">
        <w:t>"total_supply": 16950100,</w:t>
      </w:r>
    </w:p>
    <w:p w14:paraId="2777CBBC" w14:textId="77777777" w:rsidR="00003573" w:rsidRPr="00003573" w:rsidRDefault="00003573" w:rsidP="00003573">
      <w:pPr>
        <w:numPr>
          <w:ilvl w:val="2"/>
          <w:numId w:val="94"/>
        </w:numPr>
      </w:pPr>
      <w:r w:rsidRPr="00003573">
        <w:t>"max_supply": 21000000,</w:t>
      </w:r>
    </w:p>
    <w:p w14:paraId="39CFA97D" w14:textId="77777777" w:rsidR="00003573" w:rsidRPr="00003573" w:rsidRDefault="00003573" w:rsidP="00003573">
      <w:pPr>
        <w:numPr>
          <w:ilvl w:val="2"/>
          <w:numId w:val="94"/>
        </w:numPr>
      </w:pPr>
      <w:r w:rsidRPr="00003573">
        <w:t>"last_updated": "2018-06-02T22:51:28.209Z",</w:t>
      </w:r>
    </w:p>
    <w:p w14:paraId="6EA5F11B" w14:textId="77777777" w:rsidR="00003573" w:rsidRPr="00003573" w:rsidRDefault="00003573" w:rsidP="00003573">
      <w:pPr>
        <w:numPr>
          <w:ilvl w:val="2"/>
          <w:numId w:val="94"/>
        </w:numPr>
      </w:pPr>
      <w:r w:rsidRPr="00003573">
        <w:t>"date_added": "2013-04-28T00:00:00.000Z",</w:t>
      </w:r>
    </w:p>
    <w:p w14:paraId="6F1F8AB2" w14:textId="77777777" w:rsidR="00003573" w:rsidRPr="00003573" w:rsidRDefault="00003573" w:rsidP="00003573">
      <w:pPr>
        <w:numPr>
          <w:ilvl w:val="2"/>
          <w:numId w:val="94"/>
        </w:numPr>
      </w:pPr>
      <w:r w:rsidRPr="00003573">
        <w:t>"tags": [</w:t>
      </w:r>
    </w:p>
    <w:p w14:paraId="2818D277" w14:textId="77777777" w:rsidR="00003573" w:rsidRPr="00003573" w:rsidRDefault="00003573" w:rsidP="00003573">
      <w:pPr>
        <w:numPr>
          <w:ilvl w:val="3"/>
          <w:numId w:val="94"/>
        </w:numPr>
      </w:pPr>
      <w:r w:rsidRPr="00003573">
        <w:t>"mineable"</w:t>
      </w:r>
    </w:p>
    <w:p w14:paraId="5B4EE630" w14:textId="77777777" w:rsidR="00003573" w:rsidRPr="00003573" w:rsidRDefault="00003573" w:rsidP="00003573">
      <w:r w:rsidRPr="00003573">
        <w:t>],</w:t>
      </w:r>
    </w:p>
    <w:p w14:paraId="7CE199CC" w14:textId="77777777" w:rsidR="00003573" w:rsidRPr="00003573" w:rsidRDefault="00003573" w:rsidP="00003573">
      <w:pPr>
        <w:numPr>
          <w:ilvl w:val="2"/>
          <w:numId w:val="94"/>
        </w:numPr>
      </w:pPr>
      <w:r w:rsidRPr="00003573">
        <w:t>"platform": null,</w:t>
      </w:r>
    </w:p>
    <w:p w14:paraId="75D6298E" w14:textId="77777777" w:rsidR="00003573" w:rsidRPr="00003573" w:rsidRDefault="00003573" w:rsidP="00003573">
      <w:pPr>
        <w:numPr>
          <w:ilvl w:val="2"/>
          <w:numId w:val="94"/>
        </w:numPr>
      </w:pPr>
      <w:r w:rsidRPr="00003573">
        <w:t>"quote": {</w:t>
      </w:r>
    </w:p>
    <w:p w14:paraId="340535EE" w14:textId="77777777" w:rsidR="00003573" w:rsidRPr="00003573" w:rsidRDefault="00003573" w:rsidP="00003573">
      <w:pPr>
        <w:numPr>
          <w:ilvl w:val="3"/>
          <w:numId w:val="94"/>
        </w:numPr>
      </w:pPr>
      <w:r w:rsidRPr="00003573">
        <w:t>"USD": {</w:t>
      </w:r>
    </w:p>
    <w:p w14:paraId="46F2C35A" w14:textId="77777777" w:rsidR="00003573" w:rsidRPr="00003573" w:rsidRDefault="00003573" w:rsidP="00003573">
      <w:pPr>
        <w:numPr>
          <w:ilvl w:val="4"/>
          <w:numId w:val="94"/>
        </w:numPr>
      </w:pPr>
      <w:r w:rsidRPr="00003573">
        <w:t>"price": 1283.92,</w:t>
      </w:r>
    </w:p>
    <w:p w14:paraId="6A3D3001" w14:textId="77777777" w:rsidR="00003573" w:rsidRPr="00003573" w:rsidRDefault="00003573" w:rsidP="00003573">
      <w:pPr>
        <w:numPr>
          <w:ilvl w:val="4"/>
          <w:numId w:val="94"/>
        </w:numPr>
      </w:pPr>
      <w:r w:rsidRPr="00003573">
        <w:t>"volume_24h": 7155680000,</w:t>
      </w:r>
    </w:p>
    <w:p w14:paraId="48678E2C" w14:textId="77777777" w:rsidR="00003573" w:rsidRPr="00003573" w:rsidRDefault="00003573" w:rsidP="00003573">
      <w:pPr>
        <w:numPr>
          <w:ilvl w:val="4"/>
          <w:numId w:val="94"/>
        </w:numPr>
      </w:pPr>
      <w:r w:rsidRPr="00003573">
        <w:t>"percent_change_1h": -0.152774,</w:t>
      </w:r>
    </w:p>
    <w:p w14:paraId="47C618D5" w14:textId="77777777" w:rsidR="00003573" w:rsidRPr="00003573" w:rsidRDefault="00003573" w:rsidP="00003573">
      <w:pPr>
        <w:numPr>
          <w:ilvl w:val="4"/>
          <w:numId w:val="94"/>
        </w:numPr>
      </w:pPr>
      <w:r w:rsidRPr="00003573">
        <w:t>"percent_change_24h": 0.518894,</w:t>
      </w:r>
    </w:p>
    <w:p w14:paraId="15B37DF8" w14:textId="77777777" w:rsidR="00003573" w:rsidRPr="00003573" w:rsidRDefault="00003573" w:rsidP="00003573">
      <w:pPr>
        <w:numPr>
          <w:ilvl w:val="4"/>
          <w:numId w:val="94"/>
        </w:numPr>
      </w:pPr>
      <w:r w:rsidRPr="00003573">
        <w:t>"percent_change_7d": 0.986573,</w:t>
      </w:r>
    </w:p>
    <w:p w14:paraId="21F45DB9" w14:textId="77777777" w:rsidR="00003573" w:rsidRPr="00003573" w:rsidRDefault="00003573" w:rsidP="00003573">
      <w:pPr>
        <w:numPr>
          <w:ilvl w:val="4"/>
          <w:numId w:val="94"/>
        </w:numPr>
      </w:pPr>
      <w:r w:rsidRPr="00003573">
        <w:t>"market_cap": 158055024432,</w:t>
      </w:r>
    </w:p>
    <w:p w14:paraId="36BC58C0" w14:textId="77777777" w:rsidR="00003573" w:rsidRPr="00003573" w:rsidRDefault="00003573" w:rsidP="00003573">
      <w:pPr>
        <w:numPr>
          <w:ilvl w:val="4"/>
          <w:numId w:val="94"/>
        </w:numPr>
      </w:pPr>
      <w:r w:rsidRPr="00003573">
        <w:t>"last_updated": "2018-08-09T22:53:32.000Z"</w:t>
      </w:r>
    </w:p>
    <w:p w14:paraId="72A58FB8" w14:textId="77777777" w:rsidR="00003573" w:rsidRPr="00003573" w:rsidRDefault="00003573" w:rsidP="00003573">
      <w:r w:rsidRPr="00003573">
        <w:t>},</w:t>
      </w:r>
    </w:p>
    <w:p w14:paraId="54877B1B" w14:textId="77777777" w:rsidR="00003573" w:rsidRPr="00003573" w:rsidRDefault="00003573" w:rsidP="00003573">
      <w:pPr>
        <w:numPr>
          <w:ilvl w:val="3"/>
          <w:numId w:val="94"/>
        </w:numPr>
      </w:pPr>
      <w:r w:rsidRPr="00003573">
        <w:t>"ETH": {</w:t>
      </w:r>
    </w:p>
    <w:p w14:paraId="6C8A9EFC" w14:textId="77777777" w:rsidR="00003573" w:rsidRPr="00003573" w:rsidRDefault="00003573" w:rsidP="00003573">
      <w:pPr>
        <w:numPr>
          <w:ilvl w:val="4"/>
          <w:numId w:val="94"/>
        </w:numPr>
      </w:pPr>
      <w:r w:rsidRPr="00003573">
        <w:t>"price": 1,</w:t>
      </w:r>
    </w:p>
    <w:p w14:paraId="1D022422" w14:textId="77777777" w:rsidR="00003573" w:rsidRPr="00003573" w:rsidRDefault="00003573" w:rsidP="00003573">
      <w:pPr>
        <w:numPr>
          <w:ilvl w:val="4"/>
          <w:numId w:val="94"/>
        </w:numPr>
      </w:pPr>
      <w:r w:rsidRPr="00003573">
        <w:t>"volume_24h": 772012,</w:t>
      </w:r>
    </w:p>
    <w:p w14:paraId="7630E61E" w14:textId="77777777" w:rsidR="00003573" w:rsidRPr="00003573" w:rsidRDefault="00003573" w:rsidP="00003573">
      <w:pPr>
        <w:numPr>
          <w:ilvl w:val="4"/>
          <w:numId w:val="94"/>
        </w:numPr>
      </w:pPr>
      <w:r w:rsidRPr="00003573">
        <w:t>"percent_change_1h": 0,</w:t>
      </w:r>
    </w:p>
    <w:p w14:paraId="4CF90ED3" w14:textId="77777777" w:rsidR="00003573" w:rsidRPr="00003573" w:rsidRDefault="00003573" w:rsidP="00003573">
      <w:pPr>
        <w:numPr>
          <w:ilvl w:val="4"/>
          <w:numId w:val="94"/>
        </w:numPr>
      </w:pPr>
      <w:r w:rsidRPr="00003573">
        <w:t>"percent_change_24h": 0,</w:t>
      </w:r>
    </w:p>
    <w:p w14:paraId="09BA8D4C" w14:textId="77777777" w:rsidR="00003573" w:rsidRPr="00003573" w:rsidRDefault="00003573" w:rsidP="00003573">
      <w:pPr>
        <w:numPr>
          <w:ilvl w:val="4"/>
          <w:numId w:val="94"/>
        </w:numPr>
      </w:pPr>
      <w:r w:rsidRPr="00003573">
        <w:t>"percent_change_7d": 0,</w:t>
      </w:r>
    </w:p>
    <w:p w14:paraId="54CB4B83" w14:textId="77777777" w:rsidR="00003573" w:rsidRPr="00003573" w:rsidRDefault="00003573" w:rsidP="00003573">
      <w:pPr>
        <w:numPr>
          <w:ilvl w:val="4"/>
          <w:numId w:val="94"/>
        </w:numPr>
      </w:pPr>
      <w:r w:rsidRPr="00003573">
        <w:t>"market_cap": 17024600,</w:t>
      </w:r>
    </w:p>
    <w:p w14:paraId="161CD58E" w14:textId="77777777" w:rsidR="00003573" w:rsidRPr="00003573" w:rsidRDefault="00003573" w:rsidP="00003573">
      <w:pPr>
        <w:numPr>
          <w:ilvl w:val="4"/>
          <w:numId w:val="94"/>
        </w:numPr>
      </w:pPr>
      <w:r w:rsidRPr="00003573">
        <w:t>"last_updated": "2018-08-09T22:53:32.000Z"</w:t>
      </w:r>
    </w:p>
    <w:p w14:paraId="6B3970D1" w14:textId="77777777" w:rsidR="00003573" w:rsidRPr="00003573" w:rsidRDefault="00003573" w:rsidP="00003573">
      <w:r w:rsidRPr="00003573">
        <w:t>}</w:t>
      </w:r>
    </w:p>
    <w:p w14:paraId="15A9DFAA" w14:textId="77777777" w:rsidR="00003573" w:rsidRPr="00003573" w:rsidRDefault="00003573" w:rsidP="00003573">
      <w:pPr>
        <w:numPr>
          <w:ilvl w:val="2"/>
          <w:numId w:val="94"/>
        </w:numPr>
      </w:pPr>
      <w:r w:rsidRPr="00003573">
        <w:t>}</w:t>
      </w:r>
    </w:p>
    <w:p w14:paraId="30F6393A" w14:textId="77777777" w:rsidR="00003573" w:rsidRPr="00003573" w:rsidRDefault="00003573" w:rsidP="00003573">
      <w:pPr>
        <w:numPr>
          <w:ilvl w:val="1"/>
          <w:numId w:val="94"/>
        </w:numPr>
      </w:pPr>
      <w:r w:rsidRPr="00003573">
        <w:t>}</w:t>
      </w:r>
    </w:p>
    <w:p w14:paraId="70FE2FF2" w14:textId="77777777" w:rsidR="00003573" w:rsidRPr="00003573" w:rsidRDefault="00003573" w:rsidP="00003573">
      <w:pPr>
        <w:numPr>
          <w:ilvl w:val="0"/>
          <w:numId w:val="94"/>
        </w:numPr>
      </w:pPr>
      <w:r w:rsidRPr="00003573">
        <w:t>],</w:t>
      </w:r>
    </w:p>
    <w:p w14:paraId="62825ADC" w14:textId="77777777" w:rsidR="00003573" w:rsidRPr="00003573" w:rsidRDefault="00003573" w:rsidP="00003573">
      <w:pPr>
        <w:numPr>
          <w:ilvl w:val="0"/>
          <w:numId w:val="94"/>
        </w:numPr>
      </w:pPr>
      <w:r w:rsidRPr="00003573">
        <w:t>"status": {</w:t>
      </w:r>
    </w:p>
    <w:p w14:paraId="3DE4A52E" w14:textId="77777777" w:rsidR="00003573" w:rsidRPr="00003573" w:rsidRDefault="00003573" w:rsidP="00003573">
      <w:pPr>
        <w:numPr>
          <w:ilvl w:val="1"/>
          <w:numId w:val="94"/>
        </w:numPr>
      </w:pPr>
      <w:r w:rsidRPr="00003573">
        <w:t>"timestamp": "2018-06-02T22:51:28.209Z",</w:t>
      </w:r>
    </w:p>
    <w:p w14:paraId="07A1A7D6" w14:textId="77777777" w:rsidR="00003573" w:rsidRPr="00003573" w:rsidRDefault="00003573" w:rsidP="00003573">
      <w:pPr>
        <w:numPr>
          <w:ilvl w:val="1"/>
          <w:numId w:val="94"/>
        </w:numPr>
      </w:pPr>
      <w:r w:rsidRPr="00003573">
        <w:t>"error_code": 0,</w:t>
      </w:r>
    </w:p>
    <w:p w14:paraId="5FB07337" w14:textId="77777777" w:rsidR="00003573" w:rsidRPr="00003573" w:rsidRDefault="00003573" w:rsidP="00003573">
      <w:pPr>
        <w:numPr>
          <w:ilvl w:val="1"/>
          <w:numId w:val="94"/>
        </w:numPr>
      </w:pPr>
      <w:r w:rsidRPr="00003573">
        <w:t>"error_message": "",</w:t>
      </w:r>
    </w:p>
    <w:p w14:paraId="0F40E0D9" w14:textId="77777777" w:rsidR="00003573" w:rsidRPr="00003573" w:rsidRDefault="00003573" w:rsidP="00003573">
      <w:pPr>
        <w:numPr>
          <w:ilvl w:val="1"/>
          <w:numId w:val="94"/>
        </w:numPr>
      </w:pPr>
      <w:r w:rsidRPr="00003573">
        <w:t>"elapsed": 10,</w:t>
      </w:r>
    </w:p>
    <w:p w14:paraId="46FE8C78" w14:textId="77777777" w:rsidR="00003573" w:rsidRPr="00003573" w:rsidRDefault="00003573" w:rsidP="00003573">
      <w:pPr>
        <w:numPr>
          <w:ilvl w:val="1"/>
          <w:numId w:val="94"/>
        </w:numPr>
      </w:pPr>
      <w:r w:rsidRPr="00003573">
        <w:t>"credit_count": 1</w:t>
      </w:r>
    </w:p>
    <w:p w14:paraId="2E5FB4CE" w14:textId="77777777" w:rsidR="00003573" w:rsidRPr="00003573" w:rsidRDefault="00003573" w:rsidP="00003573">
      <w:r w:rsidRPr="00003573">
        <w:t>}</w:t>
      </w:r>
    </w:p>
    <w:p w14:paraId="28A81B2E" w14:textId="77777777" w:rsidR="00003573" w:rsidRPr="00003573" w:rsidRDefault="00003573" w:rsidP="00003573">
      <w:r w:rsidRPr="00003573">
        <w:t>}</w:t>
      </w:r>
    </w:p>
    <w:p w14:paraId="54276D1B" w14:textId="77777777" w:rsidR="00003573" w:rsidRPr="00003573" w:rsidRDefault="00003573" w:rsidP="00003573">
      <w:r w:rsidRPr="00003573">
        <w:t>Market Pairs Latest v2</w:t>
      </w:r>
    </w:p>
    <w:p w14:paraId="079183E5" w14:textId="77777777" w:rsidR="00003573" w:rsidRPr="00003573" w:rsidRDefault="00003573" w:rsidP="00003573">
      <w:r w:rsidRPr="00003573">
        <w:t>Lists all active market pairs that CoinMarketCap tracks for a given cryptocurrency or fiat currency. All markets with this currency as the pair base </w:t>
      </w:r>
      <w:r w:rsidRPr="00003573">
        <w:rPr>
          <w:i/>
          <w:iCs/>
        </w:rPr>
        <w:t>or</w:t>
      </w:r>
      <w:r w:rsidRPr="00003573">
        <w:t> pair quote will be returned. The latest price and volume information is returned for each market. Use the "convert" option to return market values in multiple fiat and cryptocurrency conversions in the same call.</w:t>
      </w:r>
    </w:p>
    <w:p w14:paraId="747DAEEC" w14:textId="77777777" w:rsidR="00003573" w:rsidRPr="00003573" w:rsidRDefault="00003573" w:rsidP="00003573">
      <w:r w:rsidRPr="00003573">
        <w:rPr>
          <w:b/>
          <w:bCs/>
        </w:rPr>
        <w:t>Please note</w:t>
      </w:r>
      <w:r w:rsidRPr="00003573">
        <w:t>: This documentation relates to our updated V2 endpoint, which may be incompatible with our V1 versions. Documentation for deprecated endpoints can be found </w:t>
      </w:r>
      <w:hyperlink r:id="rId272" w:anchor="tag/deprecated" w:history="1">
        <w:r w:rsidRPr="00003573">
          <w:rPr>
            <w:rStyle w:val="Hyperlink"/>
          </w:rPr>
          <w:t>here</w:t>
        </w:r>
      </w:hyperlink>
      <w:r w:rsidRPr="00003573">
        <w:t>.</w:t>
      </w:r>
      <w:r w:rsidRPr="00003573">
        <w:br/>
      </w:r>
      <w:r w:rsidRPr="00003573">
        <w:br/>
      </w:r>
      <w:r w:rsidRPr="00003573">
        <w:rPr>
          <w:b/>
          <w:bCs/>
        </w:rPr>
        <w:t>This endpoint is available on the following </w:t>
      </w:r>
      <w:hyperlink r:id="rId273" w:tgtFrame="_blank" w:history="1">
        <w:r w:rsidRPr="00003573">
          <w:rPr>
            <w:rStyle w:val="Hyperlink"/>
            <w:b/>
            <w:bCs/>
          </w:rPr>
          <w:t>API plans</w:t>
        </w:r>
      </w:hyperlink>
      <w:r w:rsidRPr="00003573">
        <w:rPr>
          <w:b/>
          <w:bCs/>
        </w:rPr>
        <w:t>:</w:t>
      </w:r>
    </w:p>
    <w:p w14:paraId="14AC7F8F" w14:textId="77777777" w:rsidR="00003573" w:rsidRPr="00003573" w:rsidRDefault="00003573" w:rsidP="00003573">
      <w:pPr>
        <w:numPr>
          <w:ilvl w:val="0"/>
          <w:numId w:val="95"/>
        </w:numPr>
      </w:pPr>
      <w:del w:id="8" w:author="Unknown">
        <w:r w:rsidRPr="00003573">
          <w:delText>Basic</w:delText>
        </w:r>
      </w:del>
    </w:p>
    <w:p w14:paraId="38A6531D" w14:textId="77777777" w:rsidR="00003573" w:rsidRPr="00003573" w:rsidRDefault="00003573" w:rsidP="00003573">
      <w:pPr>
        <w:numPr>
          <w:ilvl w:val="0"/>
          <w:numId w:val="95"/>
        </w:numPr>
      </w:pPr>
      <w:del w:id="9" w:author="Unknown">
        <w:r w:rsidRPr="00003573">
          <w:delText>Hobbyist</w:delText>
        </w:r>
      </w:del>
    </w:p>
    <w:p w14:paraId="5FCF41EC" w14:textId="77777777" w:rsidR="00003573" w:rsidRPr="00003573" w:rsidRDefault="00003573" w:rsidP="00003573">
      <w:pPr>
        <w:numPr>
          <w:ilvl w:val="0"/>
          <w:numId w:val="95"/>
        </w:numPr>
      </w:pPr>
      <w:del w:id="10" w:author="Unknown">
        <w:r w:rsidRPr="00003573">
          <w:delText>Startup</w:delText>
        </w:r>
      </w:del>
    </w:p>
    <w:p w14:paraId="2D20D207" w14:textId="77777777" w:rsidR="00003573" w:rsidRPr="00003573" w:rsidRDefault="00003573" w:rsidP="00003573">
      <w:pPr>
        <w:numPr>
          <w:ilvl w:val="0"/>
          <w:numId w:val="95"/>
        </w:numPr>
      </w:pPr>
      <w:r w:rsidRPr="00003573">
        <w:t>Standard</w:t>
      </w:r>
    </w:p>
    <w:p w14:paraId="5F262178" w14:textId="77777777" w:rsidR="00003573" w:rsidRPr="00003573" w:rsidRDefault="00003573" w:rsidP="00003573">
      <w:pPr>
        <w:numPr>
          <w:ilvl w:val="0"/>
          <w:numId w:val="95"/>
        </w:numPr>
      </w:pPr>
      <w:r w:rsidRPr="00003573">
        <w:t>Professional</w:t>
      </w:r>
    </w:p>
    <w:p w14:paraId="54DEEB02" w14:textId="77777777" w:rsidR="00003573" w:rsidRPr="00003573" w:rsidRDefault="00003573" w:rsidP="00003573">
      <w:pPr>
        <w:numPr>
          <w:ilvl w:val="0"/>
          <w:numId w:val="95"/>
        </w:numPr>
      </w:pPr>
      <w:r w:rsidRPr="00003573">
        <w:t>Enterprise</w:t>
      </w:r>
    </w:p>
    <w:p w14:paraId="06EA9395" w14:textId="77777777" w:rsidR="00003573" w:rsidRPr="00003573" w:rsidRDefault="00003573" w:rsidP="00003573">
      <w:r w:rsidRPr="00003573">
        <w:rPr>
          <w:b/>
          <w:bCs/>
        </w:rPr>
        <w:t>Cache / Update frequency:</w:t>
      </w:r>
      <w:r w:rsidRPr="00003573">
        <w:t> Every 1 minute.</w:t>
      </w:r>
      <w:r w:rsidRPr="00003573">
        <w:br/>
      </w:r>
      <w:r w:rsidRPr="00003573">
        <w:rPr>
          <w:b/>
          <w:bCs/>
        </w:rPr>
        <w:t>Plan credit use:</w:t>
      </w:r>
      <w:r w:rsidRPr="00003573">
        <w:t> 1 call credit per 100 market pairs returned (rounded up) and 1 call credit per convert option beyond the first.</w:t>
      </w:r>
      <w:r w:rsidRPr="00003573">
        <w:br/>
      </w:r>
      <w:r w:rsidRPr="00003573">
        <w:rPr>
          <w:b/>
          <w:bCs/>
        </w:rPr>
        <w:t>CMC equivalent pages:</w:t>
      </w:r>
      <w:r w:rsidRPr="00003573">
        <w:t> Our active cryptocurrency markets pages like </w:t>
      </w:r>
      <w:hyperlink r:id="rId274" w:anchor="markets" w:history="1">
        <w:r w:rsidRPr="00003573">
          <w:rPr>
            <w:rStyle w:val="Hyperlink"/>
          </w:rPr>
          <w:t>coinmarketcap.com/currencies/bitcoin/#markets</w:t>
        </w:r>
      </w:hyperlink>
      <w:r w:rsidRPr="00003573">
        <w:t>.</w:t>
      </w:r>
    </w:p>
    <w:p w14:paraId="702C6529" w14:textId="77777777" w:rsidR="00003573" w:rsidRPr="00003573" w:rsidRDefault="00003573" w:rsidP="00003573">
      <w:pPr>
        <w:rPr>
          <w:b/>
          <w:bCs/>
        </w:rPr>
      </w:pPr>
      <w:r w:rsidRPr="00003573">
        <w:rPr>
          <w:b/>
          <w:bCs/>
        </w:rPr>
        <w:t>Parameters</w:t>
      </w:r>
    </w:p>
    <w:p w14:paraId="7231D246" w14:textId="77777777" w:rsidR="00003573" w:rsidRPr="00003573" w:rsidRDefault="00003573" w:rsidP="00003573">
      <w:r w:rsidRPr="00003573">
        <w:t>query Parameters ?</w:t>
      </w:r>
    </w:p>
    <w:p w14:paraId="7C5CB559" w14:textId="77777777" w:rsidR="00003573" w:rsidRPr="00003573" w:rsidRDefault="00003573" w:rsidP="00003573">
      <w:r w:rsidRPr="00003573">
        <w:t> id</w:t>
      </w:r>
    </w:p>
    <w:p w14:paraId="0BA60328" w14:textId="77777777" w:rsidR="00003573" w:rsidRPr="00003573" w:rsidRDefault="00003573" w:rsidP="00003573">
      <w:r w:rsidRPr="00003573">
        <w:t>string</w:t>
      </w:r>
    </w:p>
    <w:p w14:paraId="7AD3D7B1" w14:textId="77777777" w:rsidR="00003573" w:rsidRPr="00003573" w:rsidRDefault="00003573" w:rsidP="00003573">
      <w:r w:rsidRPr="00003573">
        <w:t>A cryptocurrency or fiat currency by CoinMarketCap ID to list market pairs for. Example: "1"</w:t>
      </w:r>
    </w:p>
    <w:p w14:paraId="2C068A0D" w14:textId="77777777" w:rsidR="00003573" w:rsidRPr="00003573" w:rsidRDefault="00003573" w:rsidP="00003573">
      <w:r w:rsidRPr="00003573">
        <w:t> slug</w:t>
      </w:r>
    </w:p>
    <w:p w14:paraId="11EAEC2B" w14:textId="77777777" w:rsidR="00003573" w:rsidRPr="00003573" w:rsidRDefault="00003573" w:rsidP="00003573">
      <w:r w:rsidRPr="00003573">
        <w:t>string</w:t>
      </w:r>
    </w:p>
    <w:p w14:paraId="7C72E01F" w14:textId="77777777" w:rsidR="00003573" w:rsidRPr="00003573" w:rsidRDefault="00003573" w:rsidP="00003573">
      <w:r w:rsidRPr="00003573">
        <w:t>Alternatively pass a cryptocurrency by slug. Example: "bitcoin"</w:t>
      </w:r>
    </w:p>
    <w:p w14:paraId="5E0CEF6F" w14:textId="77777777" w:rsidR="00003573" w:rsidRPr="00003573" w:rsidRDefault="00003573" w:rsidP="00003573">
      <w:r w:rsidRPr="00003573">
        <w:t> symbol</w:t>
      </w:r>
    </w:p>
    <w:p w14:paraId="314A5E00" w14:textId="77777777" w:rsidR="00003573" w:rsidRPr="00003573" w:rsidRDefault="00003573" w:rsidP="00003573">
      <w:r w:rsidRPr="00003573">
        <w:t>string</w:t>
      </w:r>
    </w:p>
    <w:p w14:paraId="0D04F654" w14:textId="77777777" w:rsidR="00003573" w:rsidRPr="00003573" w:rsidRDefault="00003573" w:rsidP="00003573">
      <w:r w:rsidRPr="00003573">
        <w:t>Alternatively pass a cryptocurrency by symbol. Fiat currencies are not supported by this field. Example: "BTC". A single cryptocurrency "id", "slug", </w:t>
      </w:r>
      <w:r w:rsidRPr="00003573">
        <w:rPr>
          <w:i/>
          <w:iCs/>
        </w:rPr>
        <w:t>or</w:t>
      </w:r>
      <w:r w:rsidRPr="00003573">
        <w:t> "symbol" is required.</w:t>
      </w:r>
    </w:p>
    <w:p w14:paraId="126A9D34" w14:textId="77777777" w:rsidR="00003573" w:rsidRPr="00003573" w:rsidRDefault="00003573" w:rsidP="00003573">
      <w:r w:rsidRPr="00003573">
        <w:t> start</w:t>
      </w:r>
    </w:p>
    <w:p w14:paraId="1F1D9F92" w14:textId="77777777" w:rsidR="00003573" w:rsidRPr="00003573" w:rsidRDefault="00003573" w:rsidP="00003573">
      <w:r w:rsidRPr="00003573">
        <w:t>integer &gt;= 1</w:t>
      </w:r>
    </w:p>
    <w:p w14:paraId="4E7F690C" w14:textId="77777777" w:rsidR="00003573" w:rsidRPr="00003573" w:rsidRDefault="00003573" w:rsidP="00003573">
      <w:r w:rsidRPr="00003573">
        <w:t>1</w:t>
      </w:r>
    </w:p>
    <w:p w14:paraId="08EDD65E" w14:textId="77777777" w:rsidR="00003573" w:rsidRPr="00003573" w:rsidRDefault="00003573" w:rsidP="00003573">
      <w:r w:rsidRPr="00003573">
        <w:t>Optionally offset the start (1-based index) of the paginated list of items to return.</w:t>
      </w:r>
    </w:p>
    <w:p w14:paraId="274581EE" w14:textId="77777777" w:rsidR="00003573" w:rsidRPr="00003573" w:rsidRDefault="00003573" w:rsidP="00003573">
      <w:r w:rsidRPr="00003573">
        <w:t> limit</w:t>
      </w:r>
    </w:p>
    <w:p w14:paraId="309660A0" w14:textId="77777777" w:rsidR="00003573" w:rsidRPr="00003573" w:rsidRDefault="00003573" w:rsidP="00003573">
      <w:r w:rsidRPr="00003573">
        <w:t>integer [ 1 .. 5000 ]</w:t>
      </w:r>
    </w:p>
    <w:p w14:paraId="1405B9D0" w14:textId="77777777" w:rsidR="00003573" w:rsidRPr="00003573" w:rsidRDefault="00003573" w:rsidP="00003573">
      <w:r w:rsidRPr="00003573">
        <w:t>100</w:t>
      </w:r>
    </w:p>
    <w:p w14:paraId="3AB61251" w14:textId="77777777" w:rsidR="00003573" w:rsidRPr="00003573" w:rsidRDefault="00003573" w:rsidP="00003573">
      <w:r w:rsidRPr="00003573">
        <w:t>Optionally specify the number of results to return. Use this parameter and the "start" parameter to determine your own pagination size.</w:t>
      </w:r>
    </w:p>
    <w:p w14:paraId="75E97847" w14:textId="77777777" w:rsidR="00003573" w:rsidRPr="00003573" w:rsidRDefault="00003573" w:rsidP="00003573">
      <w:r w:rsidRPr="00003573">
        <w:t> sort_dir</w:t>
      </w:r>
    </w:p>
    <w:p w14:paraId="18B8273E" w14:textId="77777777" w:rsidR="00003573" w:rsidRPr="00003573" w:rsidRDefault="00003573" w:rsidP="00003573">
      <w:r w:rsidRPr="00003573">
        <w:t>string</w:t>
      </w:r>
    </w:p>
    <w:p w14:paraId="6BC63B48" w14:textId="77777777" w:rsidR="00003573" w:rsidRPr="00003573" w:rsidRDefault="00003573" w:rsidP="00003573">
      <w:r w:rsidRPr="00003573">
        <w:t>"desc"</w:t>
      </w:r>
    </w:p>
    <w:p w14:paraId="2EDD171E" w14:textId="77777777" w:rsidR="00003573" w:rsidRPr="00003573" w:rsidRDefault="00003573" w:rsidP="00003573">
      <w:r w:rsidRPr="00003573">
        <w:t>"asc""desc"</w:t>
      </w:r>
    </w:p>
    <w:p w14:paraId="72CCAB58" w14:textId="77777777" w:rsidR="00003573" w:rsidRPr="00003573" w:rsidRDefault="00003573" w:rsidP="00003573">
      <w:r w:rsidRPr="00003573">
        <w:t>Optionally specify the sort direction of markets returned.</w:t>
      </w:r>
    </w:p>
    <w:p w14:paraId="30D639D1" w14:textId="77777777" w:rsidR="00003573" w:rsidRPr="00003573" w:rsidRDefault="00003573" w:rsidP="00003573">
      <w:r w:rsidRPr="00003573">
        <w:t> sort</w:t>
      </w:r>
    </w:p>
    <w:p w14:paraId="2574E1AA" w14:textId="77777777" w:rsidR="00003573" w:rsidRPr="00003573" w:rsidRDefault="00003573" w:rsidP="00003573">
      <w:r w:rsidRPr="00003573">
        <w:t>string</w:t>
      </w:r>
    </w:p>
    <w:p w14:paraId="10020F54" w14:textId="77777777" w:rsidR="00003573" w:rsidRPr="00003573" w:rsidRDefault="00003573" w:rsidP="00003573">
      <w:r w:rsidRPr="00003573">
        <w:t>"volume_24h_strict"</w:t>
      </w:r>
    </w:p>
    <w:p w14:paraId="3A12B174" w14:textId="77777777" w:rsidR="00003573" w:rsidRPr="00003573" w:rsidRDefault="00003573" w:rsidP="00003573">
      <w:r w:rsidRPr="00003573">
        <w:t>"volume_24h_strict""cmc_rank""cmc_rank_advanced""effective_liquidity""market_score""market_reputation"</w:t>
      </w:r>
    </w:p>
    <w:p w14:paraId="7A2E81DC" w14:textId="77777777" w:rsidR="00003573" w:rsidRPr="00003573" w:rsidRDefault="00003573" w:rsidP="00003573">
      <w:r w:rsidRPr="00003573">
        <w:t>Optionally specify the sort order of markets returned. By default we return a strict sort on 24 hour reported volume. Pass cmc_rank to return a CMC methodology based sort where markets with excluded volumes are returned last.</w:t>
      </w:r>
    </w:p>
    <w:p w14:paraId="6538C324" w14:textId="77777777" w:rsidR="00003573" w:rsidRPr="00003573" w:rsidRDefault="00003573" w:rsidP="00003573">
      <w:r w:rsidRPr="00003573">
        <w:t> aux</w:t>
      </w:r>
    </w:p>
    <w:p w14:paraId="4DA31D69" w14:textId="77777777" w:rsidR="00003573" w:rsidRPr="00003573" w:rsidRDefault="00003573" w:rsidP="00003573">
      <w:r w:rsidRPr="00003573">
        <w:t>string</w:t>
      </w:r>
    </w:p>
    <w:p w14:paraId="05AC1D1D" w14:textId="77777777" w:rsidR="00003573" w:rsidRPr="00003573" w:rsidRDefault="00003573" w:rsidP="00003573">
      <w:r w:rsidRPr="00003573">
        <w:t>"num_market_pairs,category,fee_type"</w:t>
      </w:r>
    </w:p>
    <w:p w14:paraId="36E59E74" w14:textId="77777777" w:rsidR="00003573" w:rsidRPr="00003573" w:rsidRDefault="00003573" w:rsidP="00003573">
      <w:r w:rsidRPr="00003573">
        <w:t>Optionally specify a comma-separated list of supplemental data fields to return. Pass num_market_pairs,category,fee_type,market_url,currency_name,currency_slug,price_quote,notice,cmc_rank,effective_liquidity,market_score,market_reputation to include all auxiliary fields.</w:t>
      </w:r>
    </w:p>
    <w:p w14:paraId="21FC9578" w14:textId="77777777" w:rsidR="00003573" w:rsidRPr="00003573" w:rsidRDefault="00003573" w:rsidP="00003573">
      <w:r w:rsidRPr="00003573">
        <w:t> matched_id</w:t>
      </w:r>
    </w:p>
    <w:p w14:paraId="71FEE173" w14:textId="77777777" w:rsidR="00003573" w:rsidRPr="00003573" w:rsidRDefault="00003573" w:rsidP="00003573">
      <w:r w:rsidRPr="00003573">
        <w:t>string</w:t>
      </w:r>
    </w:p>
    <w:p w14:paraId="5A1BF635" w14:textId="77777777" w:rsidR="00003573" w:rsidRPr="00003573" w:rsidRDefault="00003573" w:rsidP="00003573">
      <w:r w:rsidRPr="00003573">
        <w:t>Optionally include one or more fiat or cryptocurrency IDs to filter market pairs by. For example ?id=1&amp;matched_id=2781 would only return BTC markets that matched: "BTC/USD" or "USD/BTC". This parameter cannot be used when matched_symbol is used.</w:t>
      </w:r>
    </w:p>
    <w:p w14:paraId="7DC12BC9" w14:textId="77777777" w:rsidR="00003573" w:rsidRPr="00003573" w:rsidRDefault="00003573" w:rsidP="00003573">
      <w:r w:rsidRPr="00003573">
        <w:t> matched_symbol</w:t>
      </w:r>
    </w:p>
    <w:p w14:paraId="76B9CABB" w14:textId="77777777" w:rsidR="00003573" w:rsidRPr="00003573" w:rsidRDefault="00003573" w:rsidP="00003573">
      <w:r w:rsidRPr="00003573">
        <w:t>string</w:t>
      </w:r>
    </w:p>
    <w:p w14:paraId="50A36CEE" w14:textId="77777777" w:rsidR="00003573" w:rsidRPr="00003573" w:rsidRDefault="00003573" w:rsidP="00003573">
      <w:r w:rsidRPr="00003573">
        <w:t>Optionally include one or more fiat or cryptocurrency symbols to filter market pairs by. For example ?symbol=BTC&amp;matched_symbol=USD would only return BTC markets that matched: "BTC/USD" or "USD/BTC". This parameter cannot be used when matched_id is used.</w:t>
      </w:r>
    </w:p>
    <w:p w14:paraId="2896D030" w14:textId="77777777" w:rsidR="00003573" w:rsidRPr="00003573" w:rsidRDefault="00003573" w:rsidP="00003573">
      <w:r w:rsidRPr="00003573">
        <w:t> category</w:t>
      </w:r>
    </w:p>
    <w:p w14:paraId="3CBD803A" w14:textId="77777777" w:rsidR="00003573" w:rsidRPr="00003573" w:rsidRDefault="00003573" w:rsidP="00003573">
      <w:r w:rsidRPr="00003573">
        <w:t>string</w:t>
      </w:r>
    </w:p>
    <w:p w14:paraId="4CED1327" w14:textId="77777777" w:rsidR="00003573" w:rsidRPr="00003573" w:rsidRDefault="00003573" w:rsidP="00003573">
      <w:r w:rsidRPr="00003573">
        <w:t>"all"</w:t>
      </w:r>
    </w:p>
    <w:p w14:paraId="3E049017" w14:textId="77777777" w:rsidR="00003573" w:rsidRPr="00003573" w:rsidRDefault="00003573" w:rsidP="00003573">
      <w:r w:rsidRPr="00003573">
        <w:t>"all""spot""derivatives""otc""perpetual"</w:t>
      </w:r>
    </w:p>
    <w:p w14:paraId="5018A2CA" w14:textId="77777777" w:rsidR="00003573" w:rsidRPr="00003573" w:rsidRDefault="00003573" w:rsidP="00003573">
      <w:r w:rsidRPr="00003573">
        <w:t>The category of trading this market falls under. Spot markets are the most common but options include derivatives and OTC.</w:t>
      </w:r>
    </w:p>
    <w:p w14:paraId="5C29F074" w14:textId="77777777" w:rsidR="00003573" w:rsidRPr="00003573" w:rsidRDefault="00003573" w:rsidP="00003573">
      <w:r w:rsidRPr="00003573">
        <w:t> fee_type</w:t>
      </w:r>
    </w:p>
    <w:p w14:paraId="4FFA8082" w14:textId="77777777" w:rsidR="00003573" w:rsidRPr="00003573" w:rsidRDefault="00003573" w:rsidP="00003573">
      <w:r w:rsidRPr="00003573">
        <w:t>string</w:t>
      </w:r>
    </w:p>
    <w:p w14:paraId="5820EA6B" w14:textId="77777777" w:rsidR="00003573" w:rsidRPr="00003573" w:rsidRDefault="00003573" w:rsidP="00003573">
      <w:r w:rsidRPr="00003573">
        <w:t>"all"</w:t>
      </w:r>
    </w:p>
    <w:p w14:paraId="01CDF9FE" w14:textId="77777777" w:rsidR="00003573" w:rsidRPr="00003573" w:rsidRDefault="00003573" w:rsidP="00003573">
      <w:r w:rsidRPr="00003573">
        <w:t>"all""percentage""no-fees""transactional-mining""unknown"</w:t>
      </w:r>
    </w:p>
    <w:p w14:paraId="55FC470F" w14:textId="77777777" w:rsidR="00003573" w:rsidRPr="00003573" w:rsidRDefault="00003573" w:rsidP="00003573">
      <w:r w:rsidRPr="00003573">
        <w:t>The fee type the exchange enforces for this market.</w:t>
      </w:r>
    </w:p>
    <w:p w14:paraId="4A3EF6B9" w14:textId="77777777" w:rsidR="00003573" w:rsidRPr="00003573" w:rsidRDefault="00003573" w:rsidP="00003573">
      <w:r w:rsidRPr="00003573">
        <w:t> convert</w:t>
      </w:r>
    </w:p>
    <w:p w14:paraId="6C8BF3BE" w14:textId="77777777" w:rsidR="00003573" w:rsidRPr="00003573" w:rsidRDefault="00003573" w:rsidP="00003573">
      <w:r w:rsidRPr="00003573">
        <w:t>string</w:t>
      </w:r>
    </w:p>
    <w:p w14:paraId="5012A660" w14:textId="77777777" w:rsidR="00003573" w:rsidRPr="00003573" w:rsidRDefault="00003573" w:rsidP="00003573">
      <w:r w:rsidRPr="00003573">
        <w:t>Optionally calculate market quotes in up to 120 currencies at once by passing a comma-separated list of cryptocurrency or fiat currency symbols. Each additional convert option beyond the first requires an additional call credit. A list of supported fiat options can be found </w:t>
      </w:r>
      <w:hyperlink r:id="rId275" w:anchor="section/Standards-and-Conventions" w:history="1">
        <w:r w:rsidRPr="00003573">
          <w:rPr>
            <w:rStyle w:val="Hyperlink"/>
          </w:rPr>
          <w:t>here</w:t>
        </w:r>
      </w:hyperlink>
      <w:r w:rsidRPr="00003573">
        <w:t>. Each conversion is returned in its own "quote" object.</w:t>
      </w:r>
    </w:p>
    <w:p w14:paraId="76858F82" w14:textId="77777777" w:rsidR="00003573" w:rsidRPr="00003573" w:rsidRDefault="00003573" w:rsidP="00003573">
      <w:r w:rsidRPr="00003573">
        <w:t> convert_id</w:t>
      </w:r>
    </w:p>
    <w:p w14:paraId="7CDF57DF" w14:textId="77777777" w:rsidR="00003573" w:rsidRPr="00003573" w:rsidRDefault="00003573" w:rsidP="00003573">
      <w:r w:rsidRPr="00003573">
        <w:t>string</w:t>
      </w:r>
    </w:p>
    <w:p w14:paraId="1F3B0AB6"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3716B5F8" w14:textId="77777777" w:rsidR="00003573" w:rsidRPr="00003573" w:rsidRDefault="00003573" w:rsidP="00003573">
      <w:r w:rsidRPr="00003573">
        <w:t>Responses</w:t>
      </w:r>
    </w:p>
    <w:p w14:paraId="7D4FBA5D" w14:textId="77777777" w:rsidR="00003573" w:rsidRPr="00003573" w:rsidRDefault="00003573" w:rsidP="00003573">
      <w:r w:rsidRPr="00003573">
        <w:t>200 Successful</w:t>
      </w:r>
    </w:p>
    <w:p w14:paraId="76AD88BA"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4BC2E9A0" w14:textId="77777777">
        <w:tc>
          <w:tcPr>
            <w:tcW w:w="0" w:type="auto"/>
            <w:noWrap/>
            <w:tcMar>
              <w:top w:w="150" w:type="dxa"/>
              <w:left w:w="0" w:type="dxa"/>
              <w:bottom w:w="150" w:type="dxa"/>
              <w:right w:w="0" w:type="dxa"/>
            </w:tcMar>
            <w:hideMark/>
          </w:tcPr>
          <w:p w14:paraId="7A634D04"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4E8E7FA0" w14:textId="77777777" w:rsidR="00003573" w:rsidRPr="00003573" w:rsidRDefault="00003573" w:rsidP="00003573">
            <w:r w:rsidRPr="00003573">
              <w:t>Results of your query returned as an object.</w:t>
            </w:r>
          </w:p>
        </w:tc>
      </w:tr>
      <w:tr w:rsidR="00003573" w:rsidRPr="00003573" w14:paraId="2A902F45" w14:textId="77777777">
        <w:tc>
          <w:tcPr>
            <w:tcW w:w="0" w:type="auto"/>
            <w:gridSpan w:val="2"/>
            <w:tcMar>
              <w:top w:w="0" w:type="dxa"/>
              <w:left w:w="150" w:type="dxa"/>
              <w:bottom w:w="0" w:type="dxa"/>
              <w:right w:w="150" w:type="dxa"/>
            </w:tcMar>
            <w:vAlign w:val="center"/>
            <w:hideMark/>
          </w:tcPr>
          <w:p w14:paraId="0F898A6D" w14:textId="77777777" w:rsidR="00003573" w:rsidRPr="00003573" w:rsidRDefault="00003573" w:rsidP="00003573"/>
        </w:tc>
      </w:tr>
      <w:tr w:rsidR="00003573" w:rsidRPr="00003573" w14:paraId="69FF7666" w14:textId="77777777">
        <w:tc>
          <w:tcPr>
            <w:tcW w:w="0" w:type="auto"/>
            <w:noWrap/>
            <w:tcMar>
              <w:top w:w="150" w:type="dxa"/>
              <w:left w:w="0" w:type="dxa"/>
              <w:bottom w:w="150" w:type="dxa"/>
              <w:right w:w="0" w:type="dxa"/>
            </w:tcMar>
            <w:hideMark/>
          </w:tcPr>
          <w:p w14:paraId="78724254"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52678FAB" w14:textId="77777777" w:rsidR="00003573" w:rsidRPr="00003573" w:rsidRDefault="00003573" w:rsidP="00003573">
            <w:r w:rsidRPr="00003573">
              <w:t>Standardized status object for API calls.</w:t>
            </w:r>
          </w:p>
        </w:tc>
      </w:tr>
      <w:tr w:rsidR="00003573" w:rsidRPr="00003573" w14:paraId="0304D640" w14:textId="77777777">
        <w:tc>
          <w:tcPr>
            <w:tcW w:w="0" w:type="auto"/>
            <w:gridSpan w:val="2"/>
            <w:tcBorders>
              <w:left w:val="nil"/>
            </w:tcBorders>
            <w:tcMar>
              <w:top w:w="0" w:type="dxa"/>
              <w:left w:w="150" w:type="dxa"/>
              <w:bottom w:w="0" w:type="dxa"/>
              <w:right w:w="150" w:type="dxa"/>
            </w:tcMar>
            <w:vAlign w:val="center"/>
            <w:hideMark/>
          </w:tcPr>
          <w:p w14:paraId="086E1ABF" w14:textId="77777777" w:rsidR="00003573" w:rsidRPr="00003573" w:rsidRDefault="00003573" w:rsidP="00003573"/>
        </w:tc>
      </w:tr>
    </w:tbl>
    <w:p w14:paraId="6B9C05F3" w14:textId="77777777" w:rsidR="00003573" w:rsidRPr="00003573" w:rsidRDefault="00003573" w:rsidP="00003573">
      <w:r w:rsidRPr="00003573">
        <w:t>400 Bad Request</w:t>
      </w:r>
    </w:p>
    <w:p w14:paraId="5B9D3E07" w14:textId="77777777" w:rsidR="00003573" w:rsidRPr="00003573" w:rsidRDefault="00003573" w:rsidP="00003573">
      <w:r w:rsidRPr="00003573">
        <w:t>401 Unauthorized</w:t>
      </w:r>
    </w:p>
    <w:p w14:paraId="3A6181F6" w14:textId="77777777" w:rsidR="00003573" w:rsidRPr="00003573" w:rsidRDefault="00003573" w:rsidP="00003573">
      <w:r w:rsidRPr="00003573">
        <w:t>403 Forbidden</w:t>
      </w:r>
    </w:p>
    <w:p w14:paraId="49C39807" w14:textId="77777777" w:rsidR="00003573" w:rsidRPr="00003573" w:rsidRDefault="00003573" w:rsidP="00003573">
      <w:r w:rsidRPr="00003573">
        <w:t>429 Too Many Requests</w:t>
      </w:r>
    </w:p>
    <w:p w14:paraId="6FAC2054" w14:textId="77777777" w:rsidR="00003573" w:rsidRPr="00003573" w:rsidRDefault="00003573" w:rsidP="00003573">
      <w:r w:rsidRPr="00003573">
        <w:t>500 Internal Server Error</w:t>
      </w:r>
    </w:p>
    <w:p w14:paraId="396123E9" w14:textId="77777777" w:rsidR="00003573" w:rsidRPr="00003573" w:rsidRDefault="00003573" w:rsidP="00003573">
      <w:pPr>
        <w:rPr>
          <w:b/>
          <w:bCs/>
        </w:rPr>
      </w:pPr>
      <w:r w:rsidRPr="00003573">
        <w:rPr>
          <w:b/>
          <w:bCs/>
        </w:rPr>
        <w:t>get</w:t>
      </w:r>
    </w:p>
    <w:p w14:paraId="5EAB82FA" w14:textId="77777777" w:rsidR="00003573" w:rsidRPr="00003573" w:rsidRDefault="00003573" w:rsidP="00003573">
      <w:r w:rsidRPr="00003573">
        <w:t> /v2/cryptocurrency/market-pairs/latest</w:t>
      </w:r>
    </w:p>
    <w:p w14:paraId="74CC88C9" w14:textId="77777777" w:rsidR="00003573" w:rsidRPr="00003573" w:rsidRDefault="00003573" w:rsidP="00003573">
      <w:r w:rsidRPr="00003573">
        <w:t>Server URL</w:t>
      </w:r>
    </w:p>
    <w:p w14:paraId="65A86A4C" w14:textId="77777777" w:rsidR="00003573" w:rsidRPr="00003573" w:rsidRDefault="00003573" w:rsidP="00003573">
      <w:r w:rsidRPr="00003573">
        <w:t>https://pro-api.coinmarketcap.com/v2/cryptocurrency/market-pairs/latest</w:t>
      </w:r>
    </w:p>
    <w:p w14:paraId="0902D961" w14:textId="77777777" w:rsidR="00003573" w:rsidRPr="00003573" w:rsidRDefault="00003573" w:rsidP="00003573">
      <w:r w:rsidRPr="00003573">
        <w:br/>
        <w:t>Response samples</w:t>
      </w:r>
    </w:p>
    <w:p w14:paraId="4D5A03B4" w14:textId="77777777" w:rsidR="00003573" w:rsidRPr="00003573" w:rsidRDefault="00003573" w:rsidP="00003573">
      <w:pPr>
        <w:numPr>
          <w:ilvl w:val="0"/>
          <w:numId w:val="96"/>
        </w:numPr>
      </w:pPr>
      <w:r w:rsidRPr="00003573">
        <w:t>200 Successful</w:t>
      </w:r>
    </w:p>
    <w:p w14:paraId="114CE357" w14:textId="77777777" w:rsidR="00003573" w:rsidRPr="00003573" w:rsidRDefault="00003573" w:rsidP="00003573">
      <w:pPr>
        <w:numPr>
          <w:ilvl w:val="0"/>
          <w:numId w:val="96"/>
        </w:numPr>
      </w:pPr>
      <w:r w:rsidRPr="00003573">
        <w:t>400 Bad Request</w:t>
      </w:r>
    </w:p>
    <w:p w14:paraId="4DBA3701" w14:textId="77777777" w:rsidR="00003573" w:rsidRPr="00003573" w:rsidRDefault="00003573" w:rsidP="00003573">
      <w:pPr>
        <w:numPr>
          <w:ilvl w:val="0"/>
          <w:numId w:val="96"/>
        </w:numPr>
      </w:pPr>
      <w:r w:rsidRPr="00003573">
        <w:t>401 Unauthorized</w:t>
      </w:r>
    </w:p>
    <w:p w14:paraId="7BDCF641" w14:textId="77777777" w:rsidR="00003573" w:rsidRPr="00003573" w:rsidRDefault="00003573" w:rsidP="00003573">
      <w:pPr>
        <w:numPr>
          <w:ilvl w:val="0"/>
          <w:numId w:val="96"/>
        </w:numPr>
      </w:pPr>
      <w:r w:rsidRPr="00003573">
        <w:t>403 Forbidden</w:t>
      </w:r>
    </w:p>
    <w:p w14:paraId="66E01419" w14:textId="77777777" w:rsidR="00003573" w:rsidRPr="00003573" w:rsidRDefault="00003573" w:rsidP="00003573">
      <w:pPr>
        <w:numPr>
          <w:ilvl w:val="0"/>
          <w:numId w:val="96"/>
        </w:numPr>
      </w:pPr>
      <w:r w:rsidRPr="00003573">
        <w:t>429 Too Many Requests</w:t>
      </w:r>
    </w:p>
    <w:p w14:paraId="3D6FDFEB" w14:textId="77777777" w:rsidR="00003573" w:rsidRPr="00003573" w:rsidRDefault="00003573" w:rsidP="00003573">
      <w:pPr>
        <w:numPr>
          <w:ilvl w:val="0"/>
          <w:numId w:val="96"/>
        </w:numPr>
      </w:pPr>
      <w:r w:rsidRPr="00003573">
        <w:t>500 Internal Server Error</w:t>
      </w:r>
    </w:p>
    <w:p w14:paraId="07EE163D" w14:textId="77777777" w:rsidR="00003573" w:rsidRPr="00003573" w:rsidRDefault="00003573" w:rsidP="00003573">
      <w:r w:rsidRPr="00003573">
        <w:t>{</w:t>
      </w:r>
    </w:p>
    <w:p w14:paraId="53D7C9CC" w14:textId="77777777" w:rsidR="00003573" w:rsidRPr="00003573" w:rsidRDefault="00003573" w:rsidP="00003573">
      <w:pPr>
        <w:numPr>
          <w:ilvl w:val="0"/>
          <w:numId w:val="97"/>
        </w:numPr>
      </w:pPr>
      <w:r w:rsidRPr="00003573">
        <w:t>"data": {</w:t>
      </w:r>
    </w:p>
    <w:p w14:paraId="18657453" w14:textId="77777777" w:rsidR="00003573" w:rsidRPr="00003573" w:rsidRDefault="00003573" w:rsidP="00003573">
      <w:pPr>
        <w:numPr>
          <w:ilvl w:val="1"/>
          <w:numId w:val="97"/>
        </w:numPr>
      </w:pPr>
      <w:r w:rsidRPr="00003573">
        <w:t>"id": 1,</w:t>
      </w:r>
    </w:p>
    <w:p w14:paraId="072C4622" w14:textId="77777777" w:rsidR="00003573" w:rsidRPr="00003573" w:rsidRDefault="00003573" w:rsidP="00003573">
      <w:pPr>
        <w:numPr>
          <w:ilvl w:val="1"/>
          <w:numId w:val="97"/>
        </w:numPr>
      </w:pPr>
      <w:r w:rsidRPr="00003573">
        <w:t>"name": "Bitcoin",</w:t>
      </w:r>
    </w:p>
    <w:p w14:paraId="488B3FBF" w14:textId="77777777" w:rsidR="00003573" w:rsidRPr="00003573" w:rsidRDefault="00003573" w:rsidP="00003573">
      <w:pPr>
        <w:numPr>
          <w:ilvl w:val="1"/>
          <w:numId w:val="97"/>
        </w:numPr>
      </w:pPr>
      <w:r w:rsidRPr="00003573">
        <w:t>"symbol": "BTC",</w:t>
      </w:r>
    </w:p>
    <w:p w14:paraId="21196179" w14:textId="77777777" w:rsidR="00003573" w:rsidRPr="00003573" w:rsidRDefault="00003573" w:rsidP="00003573">
      <w:pPr>
        <w:numPr>
          <w:ilvl w:val="1"/>
          <w:numId w:val="97"/>
        </w:numPr>
      </w:pPr>
      <w:r w:rsidRPr="00003573">
        <w:t>"num_market_pairs": 7526,</w:t>
      </w:r>
    </w:p>
    <w:p w14:paraId="65BD25B0" w14:textId="77777777" w:rsidR="00003573" w:rsidRPr="00003573" w:rsidRDefault="00003573" w:rsidP="00003573">
      <w:pPr>
        <w:numPr>
          <w:ilvl w:val="1"/>
          <w:numId w:val="97"/>
        </w:numPr>
      </w:pPr>
      <w:r w:rsidRPr="00003573">
        <w:t>"market_pairs": [</w:t>
      </w:r>
    </w:p>
    <w:p w14:paraId="245BBCC3" w14:textId="77777777" w:rsidR="00003573" w:rsidRPr="00003573" w:rsidRDefault="00003573" w:rsidP="00003573">
      <w:pPr>
        <w:numPr>
          <w:ilvl w:val="2"/>
          <w:numId w:val="97"/>
        </w:numPr>
      </w:pPr>
      <w:r w:rsidRPr="00003573">
        <w:t>{</w:t>
      </w:r>
    </w:p>
    <w:p w14:paraId="6E6546ED" w14:textId="77777777" w:rsidR="00003573" w:rsidRPr="00003573" w:rsidRDefault="00003573" w:rsidP="00003573">
      <w:pPr>
        <w:numPr>
          <w:ilvl w:val="3"/>
          <w:numId w:val="97"/>
        </w:numPr>
      </w:pPr>
      <w:r w:rsidRPr="00003573">
        <w:t>"exchange": {</w:t>
      </w:r>
    </w:p>
    <w:p w14:paraId="3E5ED3E1" w14:textId="77777777" w:rsidR="00003573" w:rsidRPr="00003573" w:rsidRDefault="00003573" w:rsidP="00003573">
      <w:pPr>
        <w:numPr>
          <w:ilvl w:val="4"/>
          <w:numId w:val="97"/>
        </w:numPr>
      </w:pPr>
      <w:r w:rsidRPr="00003573">
        <w:t>"id": 157,</w:t>
      </w:r>
    </w:p>
    <w:p w14:paraId="56F33A3A" w14:textId="77777777" w:rsidR="00003573" w:rsidRPr="00003573" w:rsidRDefault="00003573" w:rsidP="00003573">
      <w:pPr>
        <w:numPr>
          <w:ilvl w:val="4"/>
          <w:numId w:val="97"/>
        </w:numPr>
      </w:pPr>
      <w:r w:rsidRPr="00003573">
        <w:t>"name": "BitMEX",</w:t>
      </w:r>
    </w:p>
    <w:p w14:paraId="4C0D9498" w14:textId="77777777" w:rsidR="00003573" w:rsidRPr="00003573" w:rsidRDefault="00003573" w:rsidP="00003573">
      <w:pPr>
        <w:numPr>
          <w:ilvl w:val="4"/>
          <w:numId w:val="97"/>
        </w:numPr>
      </w:pPr>
      <w:r w:rsidRPr="00003573">
        <w:t>"slug": "bitmex"</w:t>
      </w:r>
    </w:p>
    <w:p w14:paraId="400A56AC" w14:textId="77777777" w:rsidR="00003573" w:rsidRPr="00003573" w:rsidRDefault="00003573" w:rsidP="00003573">
      <w:r w:rsidRPr="00003573">
        <w:t>},</w:t>
      </w:r>
    </w:p>
    <w:p w14:paraId="67ABDAF3" w14:textId="77777777" w:rsidR="00003573" w:rsidRPr="00003573" w:rsidRDefault="00003573" w:rsidP="00003573">
      <w:pPr>
        <w:numPr>
          <w:ilvl w:val="3"/>
          <w:numId w:val="97"/>
        </w:numPr>
      </w:pPr>
      <w:r w:rsidRPr="00003573">
        <w:t>"market_id": 4902,</w:t>
      </w:r>
    </w:p>
    <w:p w14:paraId="46FB8DA5" w14:textId="77777777" w:rsidR="00003573" w:rsidRPr="00003573" w:rsidRDefault="00003573" w:rsidP="00003573">
      <w:pPr>
        <w:numPr>
          <w:ilvl w:val="3"/>
          <w:numId w:val="97"/>
        </w:numPr>
      </w:pPr>
      <w:r w:rsidRPr="00003573">
        <w:t>"market_pair": "BTC/USD",</w:t>
      </w:r>
    </w:p>
    <w:p w14:paraId="3B75C5F6" w14:textId="77777777" w:rsidR="00003573" w:rsidRPr="00003573" w:rsidRDefault="00003573" w:rsidP="00003573">
      <w:pPr>
        <w:numPr>
          <w:ilvl w:val="3"/>
          <w:numId w:val="97"/>
        </w:numPr>
      </w:pPr>
      <w:r w:rsidRPr="00003573">
        <w:t>"category": "derivatives",</w:t>
      </w:r>
    </w:p>
    <w:p w14:paraId="30385219" w14:textId="77777777" w:rsidR="00003573" w:rsidRPr="00003573" w:rsidRDefault="00003573" w:rsidP="00003573">
      <w:pPr>
        <w:numPr>
          <w:ilvl w:val="3"/>
          <w:numId w:val="97"/>
        </w:numPr>
      </w:pPr>
      <w:r w:rsidRPr="00003573">
        <w:t>"fee_type": "no-fees",</w:t>
      </w:r>
    </w:p>
    <w:p w14:paraId="7BB259DA" w14:textId="77777777" w:rsidR="00003573" w:rsidRPr="00003573" w:rsidRDefault="00003573" w:rsidP="00003573">
      <w:pPr>
        <w:numPr>
          <w:ilvl w:val="3"/>
          <w:numId w:val="97"/>
        </w:numPr>
      </w:pPr>
      <w:r w:rsidRPr="00003573">
        <w:t>"market_pair_base": {</w:t>
      </w:r>
    </w:p>
    <w:p w14:paraId="042DF90F" w14:textId="77777777" w:rsidR="00003573" w:rsidRPr="00003573" w:rsidRDefault="00003573" w:rsidP="00003573">
      <w:pPr>
        <w:numPr>
          <w:ilvl w:val="4"/>
          <w:numId w:val="97"/>
        </w:numPr>
      </w:pPr>
      <w:r w:rsidRPr="00003573">
        <w:t>"currency_id": 1,</w:t>
      </w:r>
    </w:p>
    <w:p w14:paraId="72B86779" w14:textId="77777777" w:rsidR="00003573" w:rsidRPr="00003573" w:rsidRDefault="00003573" w:rsidP="00003573">
      <w:pPr>
        <w:numPr>
          <w:ilvl w:val="4"/>
          <w:numId w:val="97"/>
        </w:numPr>
      </w:pPr>
      <w:r w:rsidRPr="00003573">
        <w:t>"currency_symbol": "BTC",</w:t>
      </w:r>
    </w:p>
    <w:p w14:paraId="2766818C" w14:textId="77777777" w:rsidR="00003573" w:rsidRPr="00003573" w:rsidRDefault="00003573" w:rsidP="00003573">
      <w:pPr>
        <w:numPr>
          <w:ilvl w:val="4"/>
          <w:numId w:val="97"/>
        </w:numPr>
      </w:pPr>
      <w:r w:rsidRPr="00003573">
        <w:t>"exchange_symbol": "XBT",</w:t>
      </w:r>
    </w:p>
    <w:p w14:paraId="2284A39D" w14:textId="77777777" w:rsidR="00003573" w:rsidRPr="00003573" w:rsidRDefault="00003573" w:rsidP="00003573">
      <w:pPr>
        <w:numPr>
          <w:ilvl w:val="4"/>
          <w:numId w:val="97"/>
        </w:numPr>
      </w:pPr>
      <w:r w:rsidRPr="00003573">
        <w:t>"currency_type": "cryptocurrency"</w:t>
      </w:r>
    </w:p>
    <w:p w14:paraId="55858A03" w14:textId="77777777" w:rsidR="00003573" w:rsidRPr="00003573" w:rsidRDefault="00003573" w:rsidP="00003573">
      <w:r w:rsidRPr="00003573">
        <w:t>},</w:t>
      </w:r>
    </w:p>
    <w:p w14:paraId="7F0C75F8" w14:textId="77777777" w:rsidR="00003573" w:rsidRPr="00003573" w:rsidRDefault="00003573" w:rsidP="00003573">
      <w:pPr>
        <w:numPr>
          <w:ilvl w:val="3"/>
          <w:numId w:val="97"/>
        </w:numPr>
      </w:pPr>
      <w:r w:rsidRPr="00003573">
        <w:t>"market_pair_quote": {</w:t>
      </w:r>
    </w:p>
    <w:p w14:paraId="1C16A5FB" w14:textId="77777777" w:rsidR="00003573" w:rsidRPr="00003573" w:rsidRDefault="00003573" w:rsidP="00003573">
      <w:pPr>
        <w:numPr>
          <w:ilvl w:val="4"/>
          <w:numId w:val="97"/>
        </w:numPr>
      </w:pPr>
      <w:r w:rsidRPr="00003573">
        <w:t>"currency_id": 2781,</w:t>
      </w:r>
    </w:p>
    <w:p w14:paraId="2BEA3D77" w14:textId="77777777" w:rsidR="00003573" w:rsidRPr="00003573" w:rsidRDefault="00003573" w:rsidP="00003573">
      <w:pPr>
        <w:numPr>
          <w:ilvl w:val="4"/>
          <w:numId w:val="97"/>
        </w:numPr>
      </w:pPr>
      <w:r w:rsidRPr="00003573">
        <w:t>"currency_symbol": "USD",</w:t>
      </w:r>
    </w:p>
    <w:p w14:paraId="5444C94F" w14:textId="77777777" w:rsidR="00003573" w:rsidRPr="00003573" w:rsidRDefault="00003573" w:rsidP="00003573">
      <w:pPr>
        <w:numPr>
          <w:ilvl w:val="4"/>
          <w:numId w:val="97"/>
        </w:numPr>
      </w:pPr>
      <w:r w:rsidRPr="00003573">
        <w:t>"exchange_symbol": "USD",</w:t>
      </w:r>
    </w:p>
    <w:p w14:paraId="6DEBB5B0" w14:textId="77777777" w:rsidR="00003573" w:rsidRPr="00003573" w:rsidRDefault="00003573" w:rsidP="00003573">
      <w:pPr>
        <w:numPr>
          <w:ilvl w:val="4"/>
          <w:numId w:val="97"/>
        </w:numPr>
      </w:pPr>
      <w:r w:rsidRPr="00003573">
        <w:t>"currency_type": "fiat"</w:t>
      </w:r>
    </w:p>
    <w:p w14:paraId="06A6008D" w14:textId="77777777" w:rsidR="00003573" w:rsidRPr="00003573" w:rsidRDefault="00003573" w:rsidP="00003573">
      <w:r w:rsidRPr="00003573">
        <w:t>},</w:t>
      </w:r>
    </w:p>
    <w:p w14:paraId="296FCC02" w14:textId="77777777" w:rsidR="00003573" w:rsidRPr="00003573" w:rsidRDefault="00003573" w:rsidP="00003573">
      <w:pPr>
        <w:numPr>
          <w:ilvl w:val="3"/>
          <w:numId w:val="97"/>
        </w:numPr>
      </w:pPr>
      <w:r w:rsidRPr="00003573">
        <w:t>"quote": {</w:t>
      </w:r>
    </w:p>
    <w:p w14:paraId="40F237B4" w14:textId="77777777" w:rsidR="00003573" w:rsidRPr="00003573" w:rsidRDefault="00003573" w:rsidP="00003573">
      <w:pPr>
        <w:numPr>
          <w:ilvl w:val="4"/>
          <w:numId w:val="97"/>
        </w:numPr>
      </w:pPr>
      <w:r w:rsidRPr="00003573">
        <w:t>"exchange_reported": {</w:t>
      </w:r>
    </w:p>
    <w:p w14:paraId="274FB91A" w14:textId="77777777" w:rsidR="00003573" w:rsidRPr="00003573" w:rsidRDefault="00003573" w:rsidP="00003573">
      <w:pPr>
        <w:numPr>
          <w:ilvl w:val="5"/>
          <w:numId w:val="97"/>
        </w:numPr>
      </w:pPr>
      <w:r w:rsidRPr="00003573">
        <w:t>"price": 7839,</w:t>
      </w:r>
    </w:p>
    <w:p w14:paraId="387CE393" w14:textId="77777777" w:rsidR="00003573" w:rsidRPr="00003573" w:rsidRDefault="00003573" w:rsidP="00003573">
      <w:pPr>
        <w:numPr>
          <w:ilvl w:val="5"/>
          <w:numId w:val="97"/>
        </w:numPr>
      </w:pPr>
      <w:r w:rsidRPr="00003573">
        <w:t>"volume_24h_base": 434215.85308502,</w:t>
      </w:r>
    </w:p>
    <w:p w14:paraId="2A336308" w14:textId="77777777" w:rsidR="00003573" w:rsidRPr="00003573" w:rsidRDefault="00003573" w:rsidP="00003573">
      <w:pPr>
        <w:numPr>
          <w:ilvl w:val="5"/>
          <w:numId w:val="97"/>
        </w:numPr>
      </w:pPr>
      <w:r w:rsidRPr="00003573">
        <w:t>"volume_24h_quote": 3403818072.33347,</w:t>
      </w:r>
    </w:p>
    <w:p w14:paraId="106B0193" w14:textId="77777777" w:rsidR="00003573" w:rsidRPr="00003573" w:rsidRDefault="00003573" w:rsidP="00003573">
      <w:pPr>
        <w:numPr>
          <w:ilvl w:val="5"/>
          <w:numId w:val="97"/>
        </w:numPr>
      </w:pPr>
      <w:r w:rsidRPr="00003573">
        <w:t>"last_updated": "2019-05-24T02:39:00.000Z"</w:t>
      </w:r>
    </w:p>
    <w:p w14:paraId="74282BCE" w14:textId="77777777" w:rsidR="00003573" w:rsidRPr="00003573" w:rsidRDefault="00003573" w:rsidP="00003573">
      <w:r w:rsidRPr="00003573">
        <w:t>},</w:t>
      </w:r>
    </w:p>
    <w:p w14:paraId="44258202" w14:textId="77777777" w:rsidR="00003573" w:rsidRPr="00003573" w:rsidRDefault="00003573" w:rsidP="00003573">
      <w:pPr>
        <w:numPr>
          <w:ilvl w:val="4"/>
          <w:numId w:val="97"/>
        </w:numPr>
      </w:pPr>
      <w:r w:rsidRPr="00003573">
        <w:t>"USD": {</w:t>
      </w:r>
    </w:p>
    <w:p w14:paraId="6DF97073" w14:textId="77777777" w:rsidR="00003573" w:rsidRPr="00003573" w:rsidRDefault="00003573" w:rsidP="00003573">
      <w:pPr>
        <w:numPr>
          <w:ilvl w:val="5"/>
          <w:numId w:val="97"/>
        </w:numPr>
      </w:pPr>
      <w:r w:rsidRPr="00003573">
        <w:t>"price": 7839,</w:t>
      </w:r>
    </w:p>
    <w:p w14:paraId="155BD0EF" w14:textId="77777777" w:rsidR="00003573" w:rsidRPr="00003573" w:rsidRDefault="00003573" w:rsidP="00003573">
      <w:pPr>
        <w:numPr>
          <w:ilvl w:val="5"/>
          <w:numId w:val="97"/>
        </w:numPr>
      </w:pPr>
      <w:r w:rsidRPr="00003573">
        <w:t>"volume_24h": 3403818072.33347,</w:t>
      </w:r>
    </w:p>
    <w:p w14:paraId="7E6B1CB0" w14:textId="77777777" w:rsidR="00003573" w:rsidRPr="00003573" w:rsidRDefault="00003573" w:rsidP="00003573">
      <w:pPr>
        <w:numPr>
          <w:ilvl w:val="5"/>
          <w:numId w:val="97"/>
        </w:numPr>
      </w:pPr>
      <w:r w:rsidRPr="00003573">
        <w:t>"last_updated": "2019-05-24T02:39:00.000Z"</w:t>
      </w:r>
    </w:p>
    <w:p w14:paraId="6E389128" w14:textId="77777777" w:rsidR="00003573" w:rsidRPr="00003573" w:rsidRDefault="00003573" w:rsidP="00003573">
      <w:r w:rsidRPr="00003573">
        <w:t>}</w:t>
      </w:r>
    </w:p>
    <w:p w14:paraId="0B25AA3D" w14:textId="77777777" w:rsidR="00003573" w:rsidRPr="00003573" w:rsidRDefault="00003573" w:rsidP="00003573">
      <w:pPr>
        <w:numPr>
          <w:ilvl w:val="3"/>
          <w:numId w:val="97"/>
        </w:numPr>
      </w:pPr>
      <w:r w:rsidRPr="00003573">
        <w:t>}</w:t>
      </w:r>
    </w:p>
    <w:p w14:paraId="3F009FA1" w14:textId="77777777" w:rsidR="00003573" w:rsidRPr="00003573" w:rsidRDefault="00003573" w:rsidP="00003573">
      <w:pPr>
        <w:numPr>
          <w:ilvl w:val="2"/>
          <w:numId w:val="97"/>
        </w:numPr>
      </w:pPr>
      <w:r w:rsidRPr="00003573">
        <w:t>},</w:t>
      </w:r>
    </w:p>
    <w:p w14:paraId="15F8C98B" w14:textId="77777777" w:rsidR="00003573" w:rsidRPr="00003573" w:rsidRDefault="00003573" w:rsidP="00003573">
      <w:pPr>
        <w:numPr>
          <w:ilvl w:val="2"/>
          <w:numId w:val="97"/>
        </w:numPr>
      </w:pPr>
      <w:r w:rsidRPr="00003573">
        <w:t>{</w:t>
      </w:r>
    </w:p>
    <w:p w14:paraId="04589C1C" w14:textId="77777777" w:rsidR="00003573" w:rsidRPr="00003573" w:rsidRDefault="00003573" w:rsidP="00003573">
      <w:pPr>
        <w:numPr>
          <w:ilvl w:val="3"/>
          <w:numId w:val="97"/>
        </w:numPr>
      </w:pPr>
      <w:r w:rsidRPr="00003573">
        <w:t>"exchange": {</w:t>
      </w:r>
    </w:p>
    <w:p w14:paraId="5669A401" w14:textId="77777777" w:rsidR="00003573" w:rsidRPr="00003573" w:rsidRDefault="00003573" w:rsidP="00003573">
      <w:pPr>
        <w:numPr>
          <w:ilvl w:val="4"/>
          <w:numId w:val="97"/>
        </w:numPr>
      </w:pPr>
      <w:r w:rsidRPr="00003573">
        <w:t>"id": 108,</w:t>
      </w:r>
    </w:p>
    <w:p w14:paraId="2DC59F4B" w14:textId="77777777" w:rsidR="00003573" w:rsidRPr="00003573" w:rsidRDefault="00003573" w:rsidP="00003573">
      <w:pPr>
        <w:numPr>
          <w:ilvl w:val="4"/>
          <w:numId w:val="97"/>
        </w:numPr>
      </w:pPr>
      <w:r w:rsidRPr="00003573">
        <w:t>"name": "Negocie Coins",</w:t>
      </w:r>
    </w:p>
    <w:p w14:paraId="117CCD6D" w14:textId="77777777" w:rsidR="00003573" w:rsidRPr="00003573" w:rsidRDefault="00003573" w:rsidP="00003573">
      <w:pPr>
        <w:numPr>
          <w:ilvl w:val="4"/>
          <w:numId w:val="97"/>
        </w:numPr>
      </w:pPr>
      <w:r w:rsidRPr="00003573">
        <w:t>"slug": "negocie-coins"</w:t>
      </w:r>
    </w:p>
    <w:p w14:paraId="7BE18584" w14:textId="77777777" w:rsidR="00003573" w:rsidRPr="00003573" w:rsidRDefault="00003573" w:rsidP="00003573">
      <w:r w:rsidRPr="00003573">
        <w:t>},</w:t>
      </w:r>
    </w:p>
    <w:p w14:paraId="15CC1EA1" w14:textId="77777777" w:rsidR="00003573" w:rsidRPr="00003573" w:rsidRDefault="00003573" w:rsidP="00003573">
      <w:pPr>
        <w:numPr>
          <w:ilvl w:val="3"/>
          <w:numId w:val="97"/>
        </w:numPr>
      </w:pPr>
      <w:r w:rsidRPr="00003573">
        <w:t>"market_id": 3377,</w:t>
      </w:r>
    </w:p>
    <w:p w14:paraId="52BFBBC3" w14:textId="77777777" w:rsidR="00003573" w:rsidRPr="00003573" w:rsidRDefault="00003573" w:rsidP="00003573">
      <w:pPr>
        <w:numPr>
          <w:ilvl w:val="3"/>
          <w:numId w:val="97"/>
        </w:numPr>
      </w:pPr>
      <w:r w:rsidRPr="00003573">
        <w:t>"market_pair": "BTC/BRL",</w:t>
      </w:r>
    </w:p>
    <w:p w14:paraId="2093074D" w14:textId="77777777" w:rsidR="00003573" w:rsidRPr="00003573" w:rsidRDefault="00003573" w:rsidP="00003573">
      <w:pPr>
        <w:numPr>
          <w:ilvl w:val="3"/>
          <w:numId w:val="97"/>
        </w:numPr>
      </w:pPr>
      <w:r w:rsidRPr="00003573">
        <w:t>"category": "spot",</w:t>
      </w:r>
    </w:p>
    <w:p w14:paraId="438BD82F" w14:textId="77777777" w:rsidR="00003573" w:rsidRPr="00003573" w:rsidRDefault="00003573" w:rsidP="00003573">
      <w:pPr>
        <w:numPr>
          <w:ilvl w:val="3"/>
          <w:numId w:val="97"/>
        </w:numPr>
      </w:pPr>
      <w:r w:rsidRPr="00003573">
        <w:t>"fee_type": "percentage",</w:t>
      </w:r>
    </w:p>
    <w:p w14:paraId="66F15A4A" w14:textId="77777777" w:rsidR="00003573" w:rsidRPr="00003573" w:rsidRDefault="00003573" w:rsidP="00003573">
      <w:pPr>
        <w:numPr>
          <w:ilvl w:val="3"/>
          <w:numId w:val="97"/>
        </w:numPr>
      </w:pPr>
      <w:r w:rsidRPr="00003573">
        <w:t>"market_pair_base": {</w:t>
      </w:r>
    </w:p>
    <w:p w14:paraId="5421B335" w14:textId="77777777" w:rsidR="00003573" w:rsidRPr="00003573" w:rsidRDefault="00003573" w:rsidP="00003573">
      <w:pPr>
        <w:numPr>
          <w:ilvl w:val="4"/>
          <w:numId w:val="97"/>
        </w:numPr>
      </w:pPr>
      <w:r w:rsidRPr="00003573">
        <w:t>"currency_id": 1,</w:t>
      </w:r>
    </w:p>
    <w:p w14:paraId="2BE4C86E" w14:textId="77777777" w:rsidR="00003573" w:rsidRPr="00003573" w:rsidRDefault="00003573" w:rsidP="00003573">
      <w:pPr>
        <w:numPr>
          <w:ilvl w:val="4"/>
          <w:numId w:val="97"/>
        </w:numPr>
      </w:pPr>
      <w:r w:rsidRPr="00003573">
        <w:t>"currency_symbol": "BTC",</w:t>
      </w:r>
    </w:p>
    <w:p w14:paraId="02E9E514" w14:textId="77777777" w:rsidR="00003573" w:rsidRPr="00003573" w:rsidRDefault="00003573" w:rsidP="00003573">
      <w:pPr>
        <w:numPr>
          <w:ilvl w:val="4"/>
          <w:numId w:val="97"/>
        </w:numPr>
      </w:pPr>
      <w:r w:rsidRPr="00003573">
        <w:t>"exchange_symbol": "BTC",</w:t>
      </w:r>
    </w:p>
    <w:p w14:paraId="6205DDD2" w14:textId="77777777" w:rsidR="00003573" w:rsidRPr="00003573" w:rsidRDefault="00003573" w:rsidP="00003573">
      <w:pPr>
        <w:numPr>
          <w:ilvl w:val="4"/>
          <w:numId w:val="97"/>
        </w:numPr>
      </w:pPr>
      <w:r w:rsidRPr="00003573">
        <w:t>"currency_type": "cryptocurrency"</w:t>
      </w:r>
    </w:p>
    <w:p w14:paraId="161BABEB" w14:textId="77777777" w:rsidR="00003573" w:rsidRPr="00003573" w:rsidRDefault="00003573" w:rsidP="00003573">
      <w:r w:rsidRPr="00003573">
        <w:t>},</w:t>
      </w:r>
    </w:p>
    <w:p w14:paraId="3E9F0CB2" w14:textId="77777777" w:rsidR="00003573" w:rsidRPr="00003573" w:rsidRDefault="00003573" w:rsidP="00003573">
      <w:pPr>
        <w:numPr>
          <w:ilvl w:val="3"/>
          <w:numId w:val="97"/>
        </w:numPr>
      </w:pPr>
      <w:r w:rsidRPr="00003573">
        <w:t>"market_pair_quote": {</w:t>
      </w:r>
    </w:p>
    <w:p w14:paraId="76B6D696" w14:textId="77777777" w:rsidR="00003573" w:rsidRPr="00003573" w:rsidRDefault="00003573" w:rsidP="00003573">
      <w:pPr>
        <w:numPr>
          <w:ilvl w:val="4"/>
          <w:numId w:val="97"/>
        </w:numPr>
      </w:pPr>
      <w:r w:rsidRPr="00003573">
        <w:t>"currency_id": 2783,</w:t>
      </w:r>
    </w:p>
    <w:p w14:paraId="5F533519" w14:textId="77777777" w:rsidR="00003573" w:rsidRPr="00003573" w:rsidRDefault="00003573" w:rsidP="00003573">
      <w:pPr>
        <w:numPr>
          <w:ilvl w:val="4"/>
          <w:numId w:val="97"/>
        </w:numPr>
      </w:pPr>
      <w:r w:rsidRPr="00003573">
        <w:t>"currency_symbol": "BRL",</w:t>
      </w:r>
    </w:p>
    <w:p w14:paraId="1628DC9F" w14:textId="77777777" w:rsidR="00003573" w:rsidRPr="00003573" w:rsidRDefault="00003573" w:rsidP="00003573">
      <w:pPr>
        <w:numPr>
          <w:ilvl w:val="4"/>
          <w:numId w:val="97"/>
        </w:numPr>
      </w:pPr>
      <w:r w:rsidRPr="00003573">
        <w:t>"exchange_symbol": "BRL",</w:t>
      </w:r>
    </w:p>
    <w:p w14:paraId="38A47FC0" w14:textId="77777777" w:rsidR="00003573" w:rsidRPr="00003573" w:rsidRDefault="00003573" w:rsidP="00003573">
      <w:pPr>
        <w:numPr>
          <w:ilvl w:val="4"/>
          <w:numId w:val="97"/>
        </w:numPr>
      </w:pPr>
      <w:r w:rsidRPr="00003573">
        <w:t>"currency_type": "fiat"</w:t>
      </w:r>
    </w:p>
    <w:p w14:paraId="19C5C73D" w14:textId="77777777" w:rsidR="00003573" w:rsidRPr="00003573" w:rsidRDefault="00003573" w:rsidP="00003573">
      <w:r w:rsidRPr="00003573">
        <w:t>},</w:t>
      </w:r>
    </w:p>
    <w:p w14:paraId="53792482" w14:textId="77777777" w:rsidR="00003573" w:rsidRPr="00003573" w:rsidRDefault="00003573" w:rsidP="00003573">
      <w:pPr>
        <w:numPr>
          <w:ilvl w:val="3"/>
          <w:numId w:val="97"/>
        </w:numPr>
      </w:pPr>
      <w:r w:rsidRPr="00003573">
        <w:t>"quote": {</w:t>
      </w:r>
    </w:p>
    <w:p w14:paraId="697A75A7" w14:textId="77777777" w:rsidR="00003573" w:rsidRPr="00003573" w:rsidRDefault="00003573" w:rsidP="00003573">
      <w:pPr>
        <w:numPr>
          <w:ilvl w:val="4"/>
          <w:numId w:val="97"/>
        </w:numPr>
      </w:pPr>
      <w:r w:rsidRPr="00003573">
        <w:t>"exchange_reported": {</w:t>
      </w:r>
    </w:p>
    <w:p w14:paraId="1A006D20" w14:textId="77777777" w:rsidR="00003573" w:rsidRPr="00003573" w:rsidRDefault="00003573" w:rsidP="00003573">
      <w:pPr>
        <w:numPr>
          <w:ilvl w:val="5"/>
          <w:numId w:val="97"/>
        </w:numPr>
      </w:pPr>
      <w:r w:rsidRPr="00003573">
        <w:t>"price": 33002.11,</w:t>
      </w:r>
    </w:p>
    <w:p w14:paraId="1D6715DB" w14:textId="77777777" w:rsidR="00003573" w:rsidRPr="00003573" w:rsidRDefault="00003573" w:rsidP="00003573">
      <w:pPr>
        <w:numPr>
          <w:ilvl w:val="5"/>
          <w:numId w:val="97"/>
        </w:numPr>
      </w:pPr>
      <w:r w:rsidRPr="00003573">
        <w:t>"volume_24h_base": 336699.03559957,</w:t>
      </w:r>
    </w:p>
    <w:p w14:paraId="16BE3300" w14:textId="77777777" w:rsidR="00003573" w:rsidRPr="00003573" w:rsidRDefault="00003573" w:rsidP="00003573">
      <w:pPr>
        <w:numPr>
          <w:ilvl w:val="5"/>
          <w:numId w:val="97"/>
        </w:numPr>
      </w:pPr>
      <w:r w:rsidRPr="00003573">
        <w:t>"volume_24h_quote": 11111778609.7509,</w:t>
      </w:r>
    </w:p>
    <w:p w14:paraId="19B74292" w14:textId="77777777" w:rsidR="00003573" w:rsidRPr="00003573" w:rsidRDefault="00003573" w:rsidP="00003573">
      <w:pPr>
        <w:numPr>
          <w:ilvl w:val="5"/>
          <w:numId w:val="97"/>
        </w:numPr>
      </w:pPr>
      <w:r w:rsidRPr="00003573">
        <w:t>"last_updated": "2019-05-24T02:39:00.000Z"</w:t>
      </w:r>
    </w:p>
    <w:p w14:paraId="26819E07" w14:textId="77777777" w:rsidR="00003573" w:rsidRPr="00003573" w:rsidRDefault="00003573" w:rsidP="00003573">
      <w:r w:rsidRPr="00003573">
        <w:t>},</w:t>
      </w:r>
    </w:p>
    <w:p w14:paraId="559834DB" w14:textId="77777777" w:rsidR="00003573" w:rsidRPr="00003573" w:rsidRDefault="00003573" w:rsidP="00003573">
      <w:pPr>
        <w:numPr>
          <w:ilvl w:val="4"/>
          <w:numId w:val="97"/>
        </w:numPr>
      </w:pPr>
      <w:r w:rsidRPr="00003573">
        <w:t>"USD": {</w:t>
      </w:r>
    </w:p>
    <w:p w14:paraId="4B3085E2" w14:textId="77777777" w:rsidR="00003573" w:rsidRPr="00003573" w:rsidRDefault="00003573" w:rsidP="00003573">
      <w:pPr>
        <w:numPr>
          <w:ilvl w:val="5"/>
          <w:numId w:val="97"/>
        </w:numPr>
      </w:pPr>
      <w:r w:rsidRPr="00003573">
        <w:t>"price": 8165.02539531659,</w:t>
      </w:r>
    </w:p>
    <w:p w14:paraId="1F8CFE27" w14:textId="77777777" w:rsidR="00003573" w:rsidRPr="00003573" w:rsidRDefault="00003573" w:rsidP="00003573">
      <w:pPr>
        <w:numPr>
          <w:ilvl w:val="5"/>
          <w:numId w:val="97"/>
        </w:numPr>
      </w:pPr>
      <w:r w:rsidRPr="00003573">
        <w:t>"volume_24h": 2749156176.2491,</w:t>
      </w:r>
    </w:p>
    <w:p w14:paraId="7EFEE9D8" w14:textId="77777777" w:rsidR="00003573" w:rsidRPr="00003573" w:rsidRDefault="00003573" w:rsidP="00003573">
      <w:pPr>
        <w:numPr>
          <w:ilvl w:val="5"/>
          <w:numId w:val="97"/>
        </w:numPr>
      </w:pPr>
      <w:r w:rsidRPr="00003573">
        <w:t>"last_updated": "2019-05-24T02:39:00.000Z"</w:t>
      </w:r>
    </w:p>
    <w:p w14:paraId="145DEED8" w14:textId="77777777" w:rsidR="00003573" w:rsidRPr="00003573" w:rsidRDefault="00003573" w:rsidP="00003573">
      <w:r w:rsidRPr="00003573">
        <w:t>}</w:t>
      </w:r>
    </w:p>
    <w:p w14:paraId="72A0932E" w14:textId="77777777" w:rsidR="00003573" w:rsidRPr="00003573" w:rsidRDefault="00003573" w:rsidP="00003573">
      <w:pPr>
        <w:numPr>
          <w:ilvl w:val="3"/>
          <w:numId w:val="97"/>
        </w:numPr>
      </w:pPr>
      <w:r w:rsidRPr="00003573">
        <w:t>}</w:t>
      </w:r>
    </w:p>
    <w:p w14:paraId="153B4D31" w14:textId="77777777" w:rsidR="00003573" w:rsidRPr="00003573" w:rsidRDefault="00003573" w:rsidP="00003573">
      <w:pPr>
        <w:numPr>
          <w:ilvl w:val="2"/>
          <w:numId w:val="97"/>
        </w:numPr>
      </w:pPr>
      <w:r w:rsidRPr="00003573">
        <w:t>}</w:t>
      </w:r>
    </w:p>
    <w:p w14:paraId="1F0CFF7C" w14:textId="77777777" w:rsidR="00003573" w:rsidRPr="00003573" w:rsidRDefault="00003573" w:rsidP="00003573">
      <w:pPr>
        <w:numPr>
          <w:ilvl w:val="1"/>
          <w:numId w:val="97"/>
        </w:numPr>
      </w:pPr>
      <w:r w:rsidRPr="00003573">
        <w:t>]</w:t>
      </w:r>
    </w:p>
    <w:p w14:paraId="50B1F1BE" w14:textId="77777777" w:rsidR="00003573" w:rsidRPr="00003573" w:rsidRDefault="00003573" w:rsidP="00003573">
      <w:pPr>
        <w:numPr>
          <w:ilvl w:val="0"/>
          <w:numId w:val="97"/>
        </w:numPr>
      </w:pPr>
      <w:r w:rsidRPr="00003573">
        <w:t>},</w:t>
      </w:r>
    </w:p>
    <w:p w14:paraId="5593DA9E" w14:textId="77777777" w:rsidR="00003573" w:rsidRPr="00003573" w:rsidRDefault="00003573" w:rsidP="00003573">
      <w:pPr>
        <w:numPr>
          <w:ilvl w:val="0"/>
          <w:numId w:val="97"/>
        </w:numPr>
      </w:pPr>
      <w:r w:rsidRPr="00003573">
        <w:t>"status": {</w:t>
      </w:r>
    </w:p>
    <w:p w14:paraId="2436BC03" w14:textId="77777777" w:rsidR="00003573" w:rsidRPr="00003573" w:rsidRDefault="00003573" w:rsidP="00003573">
      <w:pPr>
        <w:numPr>
          <w:ilvl w:val="1"/>
          <w:numId w:val="97"/>
        </w:numPr>
      </w:pPr>
      <w:r w:rsidRPr="00003573">
        <w:t>"timestamp": "2025-11-15T22:40:28.212Z",</w:t>
      </w:r>
    </w:p>
    <w:p w14:paraId="62D7860C" w14:textId="77777777" w:rsidR="00003573" w:rsidRPr="00003573" w:rsidRDefault="00003573" w:rsidP="00003573">
      <w:pPr>
        <w:numPr>
          <w:ilvl w:val="1"/>
          <w:numId w:val="97"/>
        </w:numPr>
      </w:pPr>
      <w:r w:rsidRPr="00003573">
        <w:t>"error_code": 0,</w:t>
      </w:r>
    </w:p>
    <w:p w14:paraId="013E54BA" w14:textId="77777777" w:rsidR="00003573" w:rsidRPr="00003573" w:rsidRDefault="00003573" w:rsidP="00003573">
      <w:pPr>
        <w:numPr>
          <w:ilvl w:val="1"/>
          <w:numId w:val="97"/>
        </w:numPr>
      </w:pPr>
      <w:r w:rsidRPr="00003573">
        <w:t>"error_message": "",</w:t>
      </w:r>
    </w:p>
    <w:p w14:paraId="4F45194B" w14:textId="77777777" w:rsidR="00003573" w:rsidRPr="00003573" w:rsidRDefault="00003573" w:rsidP="00003573">
      <w:pPr>
        <w:numPr>
          <w:ilvl w:val="1"/>
          <w:numId w:val="97"/>
        </w:numPr>
      </w:pPr>
      <w:r w:rsidRPr="00003573">
        <w:t>"elapsed": 10,</w:t>
      </w:r>
    </w:p>
    <w:p w14:paraId="28E83528" w14:textId="77777777" w:rsidR="00003573" w:rsidRPr="00003573" w:rsidRDefault="00003573" w:rsidP="00003573">
      <w:pPr>
        <w:numPr>
          <w:ilvl w:val="1"/>
          <w:numId w:val="97"/>
        </w:numPr>
      </w:pPr>
      <w:r w:rsidRPr="00003573">
        <w:t>"credit_count": 1,</w:t>
      </w:r>
    </w:p>
    <w:p w14:paraId="6F4BF57A" w14:textId="77777777" w:rsidR="00003573" w:rsidRPr="00003573" w:rsidRDefault="00003573" w:rsidP="00003573">
      <w:pPr>
        <w:numPr>
          <w:ilvl w:val="1"/>
          <w:numId w:val="97"/>
        </w:numPr>
      </w:pPr>
      <w:r w:rsidRPr="00003573">
        <w:t>"notice": ""</w:t>
      </w:r>
    </w:p>
    <w:p w14:paraId="50154121" w14:textId="77777777" w:rsidR="00003573" w:rsidRPr="00003573" w:rsidRDefault="00003573" w:rsidP="00003573">
      <w:r w:rsidRPr="00003573">
        <w:t>}</w:t>
      </w:r>
    </w:p>
    <w:p w14:paraId="5A7079E9" w14:textId="77777777" w:rsidR="00003573" w:rsidRPr="00003573" w:rsidRDefault="00003573" w:rsidP="00003573">
      <w:r w:rsidRPr="00003573">
        <w:t>}</w:t>
      </w:r>
    </w:p>
    <w:p w14:paraId="2801C134" w14:textId="77777777" w:rsidR="00003573" w:rsidRPr="00003573" w:rsidRDefault="00003573" w:rsidP="00003573">
      <w:r w:rsidRPr="00003573">
        <w:t>OHLCV Historical v2</w:t>
      </w:r>
    </w:p>
    <w:p w14:paraId="665DAE65" w14:textId="77777777" w:rsidR="00003573" w:rsidRPr="00003573" w:rsidRDefault="00003573" w:rsidP="00003573">
      <w:r w:rsidRPr="00003573">
        <w:t>Returns historical OHLCV (Open, High, Low, Close, Volume) data along with market cap for any cryptocurrency using time interval parameters. Currently daily and hourly OHLCV periods are supported. Volume is not currently supported for hourly OHLCV intervals before 2020-09-22.</w:t>
      </w:r>
    </w:p>
    <w:p w14:paraId="32F855F9" w14:textId="77777777" w:rsidR="00003573" w:rsidRPr="00003573" w:rsidRDefault="00003573" w:rsidP="00003573">
      <w:r w:rsidRPr="00003573">
        <w:rPr>
          <w:b/>
          <w:bCs/>
        </w:rPr>
        <w:t>Please note</w:t>
      </w:r>
      <w:r w:rsidRPr="00003573">
        <w:t>: This documentation relates to our updated V2 endpoint, which may be incompatible with our V1 versions. Documentation for deprecated endpoints can be found </w:t>
      </w:r>
      <w:hyperlink r:id="rId276" w:anchor="tag/deprecated" w:history="1">
        <w:r w:rsidRPr="00003573">
          <w:rPr>
            <w:rStyle w:val="Hyperlink"/>
          </w:rPr>
          <w:t>here</w:t>
        </w:r>
      </w:hyperlink>
      <w:r w:rsidRPr="00003573">
        <w:t>.</w:t>
      </w:r>
      <w:r w:rsidRPr="00003573">
        <w:br/>
      </w:r>
      <w:r w:rsidRPr="00003573">
        <w:br/>
      </w:r>
      <w:r w:rsidRPr="00003573">
        <w:br/>
      </w:r>
      <w:r w:rsidRPr="00003573">
        <w:rPr>
          <w:b/>
          <w:bCs/>
        </w:rPr>
        <w:t>Technical Notes</w:t>
      </w:r>
    </w:p>
    <w:p w14:paraId="7C06FFE7" w14:textId="77777777" w:rsidR="00003573" w:rsidRPr="00003573" w:rsidRDefault="00003573" w:rsidP="00003573">
      <w:pPr>
        <w:numPr>
          <w:ilvl w:val="0"/>
          <w:numId w:val="98"/>
        </w:numPr>
      </w:pPr>
      <w:r w:rsidRPr="00003573">
        <w:t>Only the date portion of the timestamp is used for daily OHLCV so it's recommended to send an ISO date format like "2018-09-19" without time for this "time_period".</w:t>
      </w:r>
    </w:p>
    <w:p w14:paraId="339447F1" w14:textId="77777777" w:rsidR="00003573" w:rsidRPr="00003573" w:rsidRDefault="00003573" w:rsidP="00003573">
      <w:pPr>
        <w:numPr>
          <w:ilvl w:val="0"/>
          <w:numId w:val="98"/>
        </w:numPr>
      </w:pPr>
      <w:r w:rsidRPr="00003573">
        <w:t>One OHLCV quote will be returned for every "time_period" between your "time_start" (exclusive) and "time_end" (inclusive).</w:t>
      </w:r>
    </w:p>
    <w:p w14:paraId="5A98A850" w14:textId="77777777" w:rsidR="00003573" w:rsidRPr="00003573" w:rsidRDefault="00003573" w:rsidP="00003573">
      <w:pPr>
        <w:numPr>
          <w:ilvl w:val="0"/>
          <w:numId w:val="98"/>
        </w:numPr>
      </w:pPr>
      <w:r w:rsidRPr="00003573">
        <w:t>If a "time_start" is not supplied, the "time_period" will be calculated in reverse from "time_end" using the "count" parameter which defaults to 10 results.</w:t>
      </w:r>
    </w:p>
    <w:p w14:paraId="2D7DF502" w14:textId="77777777" w:rsidR="00003573" w:rsidRPr="00003573" w:rsidRDefault="00003573" w:rsidP="00003573">
      <w:pPr>
        <w:numPr>
          <w:ilvl w:val="0"/>
          <w:numId w:val="98"/>
        </w:numPr>
      </w:pPr>
      <w:r w:rsidRPr="00003573">
        <w:t>If "time_end" is not supplied, it defaults to the current time.</w:t>
      </w:r>
    </w:p>
    <w:p w14:paraId="542D0F70" w14:textId="77777777" w:rsidR="00003573" w:rsidRPr="00003573" w:rsidRDefault="00003573" w:rsidP="00003573">
      <w:pPr>
        <w:numPr>
          <w:ilvl w:val="0"/>
          <w:numId w:val="98"/>
        </w:numPr>
      </w:pPr>
      <w:r w:rsidRPr="00003573">
        <w:t>If you don't need every "time_period" between your dates you may adjust the frequency that "time_period" is sampled using the "interval" parameter. For example with "time_period" set to "daily" you may set "interval" to "2d" to get the daily OHLCV for every other day. You could set "interval" to "monthly" to get the first daily OHLCV for each month, or set it to "yearly" to get the daily OHLCV value against the same date every year.</w:t>
      </w:r>
    </w:p>
    <w:p w14:paraId="5FB620FD" w14:textId="77777777" w:rsidR="00003573" w:rsidRPr="00003573" w:rsidRDefault="00003573" w:rsidP="00003573">
      <w:r w:rsidRPr="00003573">
        <w:rPr>
          <w:b/>
          <w:bCs/>
        </w:rPr>
        <w:t>Implementation Tips</w:t>
      </w:r>
    </w:p>
    <w:p w14:paraId="691C79ED" w14:textId="77777777" w:rsidR="00003573" w:rsidRPr="00003573" w:rsidRDefault="00003573" w:rsidP="00003573">
      <w:pPr>
        <w:numPr>
          <w:ilvl w:val="0"/>
          <w:numId w:val="99"/>
        </w:numPr>
      </w:pPr>
      <w:r w:rsidRPr="00003573">
        <w:t>If querying for a specific OHLCV date your "time_start" should specify a timestamp of 1 interval prior as "time_start" is an exclusive time parameter (as opposed to "time_end" which is inclusive to the search). This means that when you pass a "time_start" results will be returned for the </w:t>
      </w:r>
      <w:r w:rsidRPr="00003573">
        <w:rPr>
          <w:i/>
          <w:iCs/>
        </w:rPr>
        <w:t>next</w:t>
      </w:r>
      <w:r w:rsidRPr="00003573">
        <w:t> complete "time_period". For example, if you are querying for a daily OHLCV datapoint for 2018-11-30 your "time_start" should be "2018-11-29".</w:t>
      </w:r>
    </w:p>
    <w:p w14:paraId="047E6825" w14:textId="77777777" w:rsidR="00003573" w:rsidRPr="00003573" w:rsidRDefault="00003573" w:rsidP="00003573">
      <w:pPr>
        <w:numPr>
          <w:ilvl w:val="0"/>
          <w:numId w:val="99"/>
        </w:numPr>
      </w:pPr>
      <w:r w:rsidRPr="00003573">
        <w:t>If only specifying a "count" parameter to return latest OHLCV periods, your "count" should be 1 number higher than the number of results you expect to receive. "Count" defines the number of "time_period" intervals queried, </w:t>
      </w:r>
      <w:r w:rsidRPr="00003573">
        <w:rPr>
          <w:i/>
          <w:iCs/>
        </w:rPr>
        <w:t>not</w:t>
      </w:r>
      <w:r w:rsidRPr="00003573">
        <w:t> the number of results to return, and this includes the currently active time period which is incomplete when working backwards from current time. For example, if you want the last daily OHLCV value available simply pass "count=2" to skip the incomplete active time period.</w:t>
      </w:r>
    </w:p>
    <w:p w14:paraId="006E0E44" w14:textId="77777777" w:rsidR="00003573" w:rsidRPr="00003573" w:rsidRDefault="00003573" w:rsidP="00003573">
      <w:pPr>
        <w:numPr>
          <w:ilvl w:val="0"/>
          <w:numId w:val="99"/>
        </w:numPr>
      </w:pPr>
      <w:r w:rsidRPr="00003573">
        <w:t>This endpoint supports requesting multiple cryptocurrencies in the same call. Please note the API response will be wrapped in an additional object in this case.</w:t>
      </w:r>
    </w:p>
    <w:p w14:paraId="1925EA5F" w14:textId="77777777" w:rsidR="00003573" w:rsidRPr="00003573" w:rsidRDefault="00003573" w:rsidP="00003573">
      <w:r w:rsidRPr="00003573">
        <w:rPr>
          <w:b/>
          <w:bCs/>
        </w:rPr>
        <w:t>Interval Options</w:t>
      </w:r>
    </w:p>
    <w:p w14:paraId="5E9D03AC" w14:textId="77777777" w:rsidR="00003573" w:rsidRPr="00003573" w:rsidRDefault="00003573" w:rsidP="00003573">
      <w:r w:rsidRPr="00003573">
        <w:t>There are 2 types of time interval formats that may be used for "time_period" and "interval" parameters. For "time_period" these return aggregate OHLCV data from the beginning to end of each interval period. Apply these time intervals to "interval" to adjust how frequently "time_period" is sampled.</w:t>
      </w:r>
    </w:p>
    <w:p w14:paraId="48A2B590" w14:textId="77777777" w:rsidR="00003573" w:rsidRPr="00003573" w:rsidRDefault="00003573" w:rsidP="00003573">
      <w:r w:rsidRPr="00003573">
        <w:t>The first are calendar year and time constants in UTC time:</w:t>
      </w:r>
      <w:r w:rsidRPr="00003573">
        <w:br/>
      </w:r>
      <w:r w:rsidRPr="00003573">
        <w:rPr>
          <w:b/>
          <w:bCs/>
        </w:rPr>
        <w:t>"hourly"</w:t>
      </w:r>
      <w:r w:rsidRPr="00003573">
        <w:t> - Hour intervals in UTC.</w:t>
      </w:r>
      <w:r w:rsidRPr="00003573">
        <w:br/>
      </w:r>
      <w:r w:rsidRPr="00003573">
        <w:rPr>
          <w:b/>
          <w:bCs/>
        </w:rPr>
        <w:t>"daily"</w:t>
      </w:r>
      <w:r w:rsidRPr="00003573">
        <w:t> - Calendar day intervals for each UTC day.</w:t>
      </w:r>
      <w:r w:rsidRPr="00003573">
        <w:br/>
      </w:r>
      <w:r w:rsidRPr="00003573">
        <w:rPr>
          <w:b/>
          <w:bCs/>
        </w:rPr>
        <w:t>"weekly"</w:t>
      </w:r>
      <w:r w:rsidRPr="00003573">
        <w:t> - Calendar week intervals for each calendar week.</w:t>
      </w:r>
      <w:r w:rsidRPr="00003573">
        <w:br/>
      </w:r>
      <w:r w:rsidRPr="00003573">
        <w:rPr>
          <w:b/>
          <w:bCs/>
        </w:rPr>
        <w:t>"monthly"</w:t>
      </w:r>
      <w:r w:rsidRPr="00003573">
        <w:t> - Calendar month intervals for each calendar month.</w:t>
      </w:r>
      <w:r w:rsidRPr="00003573">
        <w:br/>
      </w:r>
      <w:r w:rsidRPr="00003573">
        <w:rPr>
          <w:b/>
          <w:bCs/>
        </w:rPr>
        <w:t>"yearly"</w:t>
      </w:r>
      <w:r w:rsidRPr="00003573">
        <w:t> - Calendar year intervals for each calendar year.</w:t>
      </w:r>
    </w:p>
    <w:p w14:paraId="251C2FD4" w14:textId="77777777" w:rsidR="00003573" w:rsidRPr="00003573" w:rsidRDefault="00003573" w:rsidP="00003573">
      <w:r w:rsidRPr="00003573">
        <w:t>The second are relative time intervals.</w:t>
      </w:r>
      <w:r w:rsidRPr="00003573">
        <w:br/>
      </w:r>
      <w:r w:rsidRPr="00003573">
        <w:rPr>
          <w:b/>
          <w:bCs/>
        </w:rPr>
        <w:t>"h"</w:t>
      </w:r>
      <w:r w:rsidRPr="00003573">
        <w:t>: Get the first quote available every "h" hours (3600 second intervals). Supported hour intervals are: "1h", "2h", "3h", "4h", "6h", "12h".</w:t>
      </w:r>
      <w:r w:rsidRPr="00003573">
        <w:br/>
      </w:r>
      <w:r w:rsidRPr="00003573">
        <w:rPr>
          <w:b/>
          <w:bCs/>
        </w:rPr>
        <w:t>"d"</w:t>
      </w:r>
      <w:r w:rsidRPr="00003573">
        <w:t>: Time periods that repeat every "d" days (86400 second intervals). Supported day intervals are: "1d", "2d", "3d", "7d", "14d", "15d", "30d", "60d", "90d", "365d".</w:t>
      </w:r>
    </w:p>
    <w:p w14:paraId="45639BAD" w14:textId="77777777" w:rsidR="00003573" w:rsidRPr="00003573" w:rsidRDefault="00003573" w:rsidP="00003573">
      <w:r w:rsidRPr="00003573">
        <w:t>Please note that "time_period" currently supports the "daily" and "hourly" options. "interval" supports all interval options.</w:t>
      </w:r>
    </w:p>
    <w:p w14:paraId="19581683" w14:textId="77777777" w:rsidR="00003573" w:rsidRPr="00003573" w:rsidRDefault="00003573" w:rsidP="00003573">
      <w:r w:rsidRPr="00003573">
        <w:rPr>
          <w:b/>
          <w:bCs/>
        </w:rPr>
        <w:t>This endpoint is available on the following </w:t>
      </w:r>
      <w:hyperlink r:id="rId277" w:tgtFrame="_blank" w:history="1">
        <w:r w:rsidRPr="00003573">
          <w:rPr>
            <w:rStyle w:val="Hyperlink"/>
            <w:b/>
            <w:bCs/>
          </w:rPr>
          <w:t>API plans</w:t>
        </w:r>
      </w:hyperlink>
      <w:r w:rsidRPr="00003573">
        <w:rPr>
          <w:b/>
          <w:bCs/>
        </w:rPr>
        <w:t>:</w:t>
      </w:r>
    </w:p>
    <w:p w14:paraId="6364712F" w14:textId="77777777" w:rsidR="00003573" w:rsidRPr="00003573" w:rsidRDefault="00003573" w:rsidP="00003573">
      <w:pPr>
        <w:numPr>
          <w:ilvl w:val="0"/>
          <w:numId w:val="100"/>
        </w:numPr>
      </w:pPr>
      <w:del w:id="11" w:author="Unknown">
        <w:r w:rsidRPr="00003573">
          <w:delText>Basic</w:delText>
        </w:r>
      </w:del>
    </w:p>
    <w:p w14:paraId="1F5710DC" w14:textId="77777777" w:rsidR="00003573" w:rsidRPr="00003573" w:rsidRDefault="00003573" w:rsidP="00003573">
      <w:pPr>
        <w:numPr>
          <w:ilvl w:val="0"/>
          <w:numId w:val="100"/>
        </w:numPr>
      </w:pPr>
      <w:del w:id="12" w:author="Unknown">
        <w:r w:rsidRPr="00003573">
          <w:delText>Hobbyist</w:delText>
        </w:r>
      </w:del>
    </w:p>
    <w:p w14:paraId="6A2E9A44" w14:textId="77777777" w:rsidR="00003573" w:rsidRPr="00003573" w:rsidRDefault="00003573" w:rsidP="00003573">
      <w:pPr>
        <w:numPr>
          <w:ilvl w:val="0"/>
          <w:numId w:val="100"/>
        </w:numPr>
      </w:pPr>
      <w:r w:rsidRPr="00003573">
        <w:t>Startup (1 month)</w:t>
      </w:r>
    </w:p>
    <w:p w14:paraId="18E11472" w14:textId="77777777" w:rsidR="00003573" w:rsidRPr="00003573" w:rsidRDefault="00003573" w:rsidP="00003573">
      <w:pPr>
        <w:numPr>
          <w:ilvl w:val="0"/>
          <w:numId w:val="100"/>
        </w:numPr>
      </w:pPr>
      <w:r w:rsidRPr="00003573">
        <w:t>Standard (3 months)</w:t>
      </w:r>
    </w:p>
    <w:p w14:paraId="0DDA28EB" w14:textId="77777777" w:rsidR="00003573" w:rsidRPr="00003573" w:rsidRDefault="00003573" w:rsidP="00003573">
      <w:pPr>
        <w:numPr>
          <w:ilvl w:val="0"/>
          <w:numId w:val="100"/>
        </w:numPr>
      </w:pPr>
      <w:r w:rsidRPr="00003573">
        <w:t>Professional (12 months)</w:t>
      </w:r>
    </w:p>
    <w:p w14:paraId="05606823" w14:textId="77777777" w:rsidR="00003573" w:rsidRPr="00003573" w:rsidRDefault="00003573" w:rsidP="00003573">
      <w:pPr>
        <w:numPr>
          <w:ilvl w:val="0"/>
          <w:numId w:val="100"/>
        </w:numPr>
      </w:pPr>
      <w:r w:rsidRPr="00003573">
        <w:t>Enterprise (Up to 6 years)</w:t>
      </w:r>
    </w:p>
    <w:p w14:paraId="5E87B2FF" w14:textId="77777777" w:rsidR="00003573" w:rsidRPr="00003573" w:rsidRDefault="00003573" w:rsidP="00003573">
      <w:r w:rsidRPr="00003573">
        <w:rPr>
          <w:b/>
          <w:bCs/>
        </w:rPr>
        <w:t>Cache / Update frequency:</w:t>
      </w:r>
      <w:r w:rsidRPr="00003573">
        <w:t> Latest Daily OHLCV record is available ~5 to ~10 minutes after each midnight UTC. The latest hourly OHLCV record is available 5 minutes after each UTC hour.</w:t>
      </w:r>
      <w:r w:rsidRPr="00003573">
        <w:br/>
      </w:r>
      <w:r w:rsidRPr="00003573">
        <w:rPr>
          <w:b/>
          <w:bCs/>
        </w:rPr>
        <w:t>Plan credit use:</w:t>
      </w:r>
      <w:r w:rsidRPr="00003573">
        <w:t> 1 call credit per 100 OHLCV data points returned (rounded up) and 1 call credit per convert option beyond the first.</w:t>
      </w:r>
      <w:r w:rsidRPr="00003573">
        <w:br/>
      </w:r>
      <w:r w:rsidRPr="00003573">
        <w:rPr>
          <w:b/>
          <w:bCs/>
        </w:rPr>
        <w:t>CMC equivalent pages:</w:t>
      </w:r>
      <w:r w:rsidRPr="00003573">
        <w:t> Our historical cryptocurrency data pages like </w:t>
      </w:r>
      <w:hyperlink r:id="rId278" w:history="1">
        <w:r w:rsidRPr="00003573">
          <w:rPr>
            <w:rStyle w:val="Hyperlink"/>
          </w:rPr>
          <w:t>coinmarketcap.com/currencies/bitcoin/historical-data/</w:t>
        </w:r>
      </w:hyperlink>
      <w:r w:rsidRPr="00003573">
        <w:t>.</w:t>
      </w:r>
    </w:p>
    <w:p w14:paraId="16EAC7E4" w14:textId="77777777" w:rsidR="00003573" w:rsidRPr="00003573" w:rsidRDefault="00003573" w:rsidP="00003573">
      <w:pPr>
        <w:rPr>
          <w:b/>
          <w:bCs/>
        </w:rPr>
      </w:pPr>
      <w:r w:rsidRPr="00003573">
        <w:rPr>
          <w:b/>
          <w:bCs/>
        </w:rPr>
        <w:t>Parameters</w:t>
      </w:r>
    </w:p>
    <w:p w14:paraId="480334D8" w14:textId="77777777" w:rsidR="00003573" w:rsidRPr="00003573" w:rsidRDefault="00003573" w:rsidP="00003573">
      <w:r w:rsidRPr="00003573">
        <w:t>query Parameters ?</w:t>
      </w:r>
    </w:p>
    <w:p w14:paraId="3E0F1318" w14:textId="77777777" w:rsidR="00003573" w:rsidRPr="00003573" w:rsidRDefault="00003573" w:rsidP="00003573">
      <w:r w:rsidRPr="00003573">
        <w:t> id</w:t>
      </w:r>
    </w:p>
    <w:p w14:paraId="635C4447" w14:textId="77777777" w:rsidR="00003573" w:rsidRPr="00003573" w:rsidRDefault="00003573" w:rsidP="00003573">
      <w:r w:rsidRPr="00003573">
        <w:t>string</w:t>
      </w:r>
    </w:p>
    <w:p w14:paraId="65B43959" w14:textId="77777777" w:rsidR="00003573" w:rsidRPr="00003573" w:rsidRDefault="00003573" w:rsidP="00003573">
      <w:r w:rsidRPr="00003573">
        <w:t>One or more comma-separated CoinMarketCap cryptocurrency IDs. Example: "1,1027"</w:t>
      </w:r>
    </w:p>
    <w:p w14:paraId="4E08F834" w14:textId="77777777" w:rsidR="00003573" w:rsidRPr="00003573" w:rsidRDefault="00003573" w:rsidP="00003573">
      <w:r w:rsidRPr="00003573">
        <w:t> slug</w:t>
      </w:r>
    </w:p>
    <w:p w14:paraId="4926B9CF" w14:textId="77777777" w:rsidR="00003573" w:rsidRPr="00003573" w:rsidRDefault="00003573" w:rsidP="00003573">
      <w:r w:rsidRPr="00003573">
        <w:t>string</w:t>
      </w:r>
    </w:p>
    <w:p w14:paraId="6DB308A6" w14:textId="77777777" w:rsidR="00003573" w:rsidRPr="00003573" w:rsidRDefault="00003573" w:rsidP="00003573">
      <w:r w:rsidRPr="00003573">
        <w:t>Alternatively pass a comma-separated list of cryptocurrency slugs. Example: "bitcoin,ethereum"</w:t>
      </w:r>
    </w:p>
    <w:p w14:paraId="085FA8F7" w14:textId="77777777" w:rsidR="00003573" w:rsidRPr="00003573" w:rsidRDefault="00003573" w:rsidP="00003573">
      <w:r w:rsidRPr="00003573">
        <w:t> symbol</w:t>
      </w:r>
    </w:p>
    <w:p w14:paraId="58E1CB7E" w14:textId="77777777" w:rsidR="00003573" w:rsidRPr="00003573" w:rsidRDefault="00003573" w:rsidP="00003573">
      <w:r w:rsidRPr="00003573">
        <w:t>string</w:t>
      </w:r>
    </w:p>
    <w:p w14:paraId="694890B7" w14:textId="77777777" w:rsidR="00003573" w:rsidRPr="00003573" w:rsidRDefault="00003573" w:rsidP="00003573">
      <w:r w:rsidRPr="00003573">
        <w:t>Alternatively pass one or more comma-separated cryptocurrency symbols. Example: "BTC,ETH". At least one "id" </w:t>
      </w:r>
      <w:r w:rsidRPr="00003573">
        <w:rPr>
          <w:i/>
          <w:iCs/>
        </w:rPr>
        <w:t>or</w:t>
      </w:r>
      <w:r w:rsidRPr="00003573">
        <w:t> "slug" </w:t>
      </w:r>
      <w:r w:rsidRPr="00003573">
        <w:rPr>
          <w:i/>
          <w:iCs/>
        </w:rPr>
        <w:t>or</w:t>
      </w:r>
      <w:r w:rsidRPr="00003573">
        <w:t> "symbol" is required for this request.</w:t>
      </w:r>
    </w:p>
    <w:p w14:paraId="1FE4A48F" w14:textId="77777777" w:rsidR="00003573" w:rsidRPr="00003573" w:rsidRDefault="00003573" w:rsidP="00003573">
      <w:r w:rsidRPr="00003573">
        <w:t> time_period</w:t>
      </w:r>
    </w:p>
    <w:p w14:paraId="2189C0E4" w14:textId="77777777" w:rsidR="00003573" w:rsidRPr="00003573" w:rsidRDefault="00003573" w:rsidP="00003573">
      <w:r w:rsidRPr="00003573">
        <w:t>string</w:t>
      </w:r>
    </w:p>
    <w:p w14:paraId="3CB9B47C" w14:textId="77777777" w:rsidR="00003573" w:rsidRPr="00003573" w:rsidRDefault="00003573" w:rsidP="00003573">
      <w:r w:rsidRPr="00003573">
        <w:t>"daily"</w:t>
      </w:r>
    </w:p>
    <w:p w14:paraId="3B4DC1BA" w14:textId="77777777" w:rsidR="00003573" w:rsidRPr="00003573" w:rsidRDefault="00003573" w:rsidP="00003573">
      <w:r w:rsidRPr="00003573">
        <w:t>"daily""hourly"</w:t>
      </w:r>
    </w:p>
    <w:p w14:paraId="310DDDC1" w14:textId="77777777" w:rsidR="00003573" w:rsidRPr="00003573" w:rsidRDefault="00003573" w:rsidP="00003573">
      <w:r w:rsidRPr="00003573">
        <w:t>Time period to return OHLCV data for. The default is "daily". If hourly, the open will be 01:00 and the close will be 01:59. If daily, the open will be 00:00:00 for the day and close will be 23:59:99 for the same day. See the main endpoint description for details.</w:t>
      </w:r>
    </w:p>
    <w:p w14:paraId="7C00FF24" w14:textId="77777777" w:rsidR="00003573" w:rsidRPr="00003573" w:rsidRDefault="00003573" w:rsidP="00003573">
      <w:r w:rsidRPr="00003573">
        <w:t> time_start</w:t>
      </w:r>
    </w:p>
    <w:p w14:paraId="4D48F39A" w14:textId="77777777" w:rsidR="00003573" w:rsidRPr="00003573" w:rsidRDefault="00003573" w:rsidP="00003573">
      <w:r w:rsidRPr="00003573">
        <w:t>string</w:t>
      </w:r>
    </w:p>
    <w:p w14:paraId="02B6279A" w14:textId="77777777" w:rsidR="00003573" w:rsidRPr="00003573" w:rsidRDefault="00003573" w:rsidP="00003573">
      <w:r w:rsidRPr="00003573">
        <w:t>Timestamp (Unix or ISO 8601) to start returning OHLCV time periods for. Only the date portion of the timestamp is used for daily OHLCV so it's recommended to send an ISO date format like "2018-09-19" without time.</w:t>
      </w:r>
    </w:p>
    <w:p w14:paraId="2119EB74" w14:textId="77777777" w:rsidR="00003573" w:rsidRPr="00003573" w:rsidRDefault="00003573" w:rsidP="00003573">
      <w:r w:rsidRPr="00003573">
        <w:t> time_end</w:t>
      </w:r>
    </w:p>
    <w:p w14:paraId="7A6A96EF" w14:textId="77777777" w:rsidR="00003573" w:rsidRPr="00003573" w:rsidRDefault="00003573" w:rsidP="00003573">
      <w:r w:rsidRPr="00003573">
        <w:t>string</w:t>
      </w:r>
    </w:p>
    <w:p w14:paraId="662D3ED7" w14:textId="77777777" w:rsidR="00003573" w:rsidRPr="00003573" w:rsidRDefault="00003573" w:rsidP="00003573">
      <w:r w:rsidRPr="00003573">
        <w:t>Timestamp (Unix or ISO 8601) to stop returning OHLCV time periods for (inclusive). Optional, if not passed we'll default to the current time. Only the date portion of the timestamp is used for daily OHLCV so it's recommended to send an ISO date format like "2018-09-19" without time.</w:t>
      </w:r>
    </w:p>
    <w:p w14:paraId="70D0AD39" w14:textId="77777777" w:rsidR="00003573" w:rsidRPr="00003573" w:rsidRDefault="00003573" w:rsidP="00003573">
      <w:r w:rsidRPr="00003573">
        <w:t> count</w:t>
      </w:r>
    </w:p>
    <w:p w14:paraId="10924BDC" w14:textId="77777777" w:rsidR="00003573" w:rsidRPr="00003573" w:rsidRDefault="00003573" w:rsidP="00003573">
      <w:r w:rsidRPr="00003573">
        <w:t>number [ 1 .. 10000 ]</w:t>
      </w:r>
    </w:p>
    <w:p w14:paraId="5774FCFB" w14:textId="77777777" w:rsidR="00003573" w:rsidRPr="00003573" w:rsidRDefault="00003573" w:rsidP="00003573">
      <w:r w:rsidRPr="00003573">
        <w:t>10</w:t>
      </w:r>
    </w:p>
    <w:p w14:paraId="3E19FCA7" w14:textId="77777777" w:rsidR="00003573" w:rsidRPr="00003573" w:rsidRDefault="00003573" w:rsidP="00003573">
      <w:r w:rsidRPr="00003573">
        <w:t>Optionally limit the number of time periods to return results for. The default is 10 items. The current query limit is 10000 items.</w:t>
      </w:r>
    </w:p>
    <w:p w14:paraId="05FE79D9" w14:textId="77777777" w:rsidR="00003573" w:rsidRPr="00003573" w:rsidRDefault="00003573" w:rsidP="00003573">
      <w:r w:rsidRPr="00003573">
        <w:t> interval</w:t>
      </w:r>
    </w:p>
    <w:p w14:paraId="0E9531E2" w14:textId="77777777" w:rsidR="00003573" w:rsidRPr="00003573" w:rsidRDefault="00003573" w:rsidP="00003573">
      <w:r w:rsidRPr="00003573">
        <w:t>string</w:t>
      </w:r>
    </w:p>
    <w:p w14:paraId="0CA7597C" w14:textId="77777777" w:rsidR="00003573" w:rsidRPr="00003573" w:rsidRDefault="00003573" w:rsidP="00003573">
      <w:r w:rsidRPr="00003573">
        <w:t>"daily"</w:t>
      </w:r>
    </w:p>
    <w:p w14:paraId="0B20AE3C" w14:textId="77777777" w:rsidR="00003573" w:rsidRPr="00003573" w:rsidRDefault="00003573" w:rsidP="00003573">
      <w:r w:rsidRPr="00003573">
        <w:t>"hourly""daily""weekly""monthly""yearly""1h""2h""3h""4h""6h""12h""1d""2d""3d""7d""14d""15d""30d""60d""90d""365d"</w:t>
      </w:r>
    </w:p>
    <w:p w14:paraId="7FC8F282" w14:textId="77777777" w:rsidR="00003573" w:rsidRPr="00003573" w:rsidRDefault="00003573" w:rsidP="00003573">
      <w:r w:rsidRPr="00003573">
        <w:t>Optionally adjust the interval that "time_period" is sampled. For example with interval=monthly&amp;time_period=daily you will see a daily OHLCV record for January, February, March and so on. See main endpoint description for available options.</w:t>
      </w:r>
    </w:p>
    <w:p w14:paraId="5B0C66B4" w14:textId="77777777" w:rsidR="00003573" w:rsidRPr="00003573" w:rsidRDefault="00003573" w:rsidP="00003573">
      <w:r w:rsidRPr="00003573">
        <w:t> convert</w:t>
      </w:r>
    </w:p>
    <w:p w14:paraId="05CCDC70" w14:textId="77777777" w:rsidR="00003573" w:rsidRPr="00003573" w:rsidRDefault="00003573" w:rsidP="00003573">
      <w:r w:rsidRPr="00003573">
        <w:t>string</w:t>
      </w:r>
    </w:p>
    <w:p w14:paraId="1F316E62" w14:textId="77777777" w:rsidR="00003573" w:rsidRPr="00003573" w:rsidRDefault="00003573" w:rsidP="00003573">
      <w:r w:rsidRPr="00003573">
        <w:t>By default market quotes are returned in USD. Optionally calculate market quotes in up to 3 fiat currencies or cryptocurrencies.</w:t>
      </w:r>
    </w:p>
    <w:p w14:paraId="46647A32" w14:textId="77777777" w:rsidR="00003573" w:rsidRPr="00003573" w:rsidRDefault="00003573" w:rsidP="00003573">
      <w:r w:rsidRPr="00003573">
        <w:t> convert_id</w:t>
      </w:r>
    </w:p>
    <w:p w14:paraId="17B0ACC7" w14:textId="77777777" w:rsidR="00003573" w:rsidRPr="00003573" w:rsidRDefault="00003573" w:rsidP="00003573">
      <w:r w:rsidRPr="00003573">
        <w:t>string</w:t>
      </w:r>
    </w:p>
    <w:p w14:paraId="6FE1153F"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28F9129E" w14:textId="77777777" w:rsidR="00003573" w:rsidRPr="00003573" w:rsidRDefault="00003573" w:rsidP="00003573">
      <w:r w:rsidRPr="00003573">
        <w:t> skip_invalid</w:t>
      </w:r>
    </w:p>
    <w:p w14:paraId="764BED45" w14:textId="77777777" w:rsidR="00003573" w:rsidRPr="00003573" w:rsidRDefault="00003573" w:rsidP="00003573">
      <w:r w:rsidRPr="00003573">
        <w:t>boolean</w:t>
      </w:r>
    </w:p>
    <w:p w14:paraId="59DA60E8" w14:textId="77777777" w:rsidR="00003573" w:rsidRPr="00003573" w:rsidRDefault="00003573" w:rsidP="00003573">
      <w:r w:rsidRPr="00003573">
        <w:t>true</w:t>
      </w:r>
    </w:p>
    <w:p w14:paraId="29C49367" w14:textId="77777777" w:rsidR="00003573" w:rsidRPr="00003573" w:rsidRDefault="00003573" w:rsidP="00003573">
      <w:r w:rsidRPr="00003573">
        <w:t>Pass true to relax request validation rules. When requesting records on multiple cryptocurrencies an error is returned if any invalid cryptocurrencies are requested or a cryptocurrency does not have matching records in the requested timeframe. If set to true, invalid lookups will be skipped allowing valid cryptocurrencies to still be returned.</w:t>
      </w:r>
    </w:p>
    <w:p w14:paraId="75579834" w14:textId="77777777" w:rsidR="00003573" w:rsidRPr="00003573" w:rsidRDefault="00003573" w:rsidP="00003573">
      <w:r w:rsidRPr="00003573">
        <w:t>Responses</w:t>
      </w:r>
    </w:p>
    <w:p w14:paraId="3C76EF2A" w14:textId="77777777" w:rsidR="00003573" w:rsidRPr="00003573" w:rsidRDefault="00003573" w:rsidP="00003573">
      <w:r w:rsidRPr="00003573">
        <w:t>200 Successful</w:t>
      </w:r>
    </w:p>
    <w:p w14:paraId="39C1E3DE"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2EE90558" w14:textId="77777777">
        <w:tc>
          <w:tcPr>
            <w:tcW w:w="0" w:type="auto"/>
            <w:noWrap/>
            <w:tcMar>
              <w:top w:w="150" w:type="dxa"/>
              <w:left w:w="0" w:type="dxa"/>
              <w:bottom w:w="150" w:type="dxa"/>
              <w:right w:w="0" w:type="dxa"/>
            </w:tcMar>
            <w:hideMark/>
          </w:tcPr>
          <w:p w14:paraId="5E4F8BAC"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2CAE1F06" w14:textId="77777777" w:rsidR="00003573" w:rsidRPr="00003573" w:rsidRDefault="00003573" w:rsidP="00003573">
            <w:r w:rsidRPr="00003573">
              <w:t>Results of your query returned as an object.</w:t>
            </w:r>
          </w:p>
        </w:tc>
      </w:tr>
      <w:tr w:rsidR="00003573" w:rsidRPr="00003573" w14:paraId="66446F68" w14:textId="77777777">
        <w:tc>
          <w:tcPr>
            <w:tcW w:w="0" w:type="auto"/>
            <w:gridSpan w:val="2"/>
            <w:tcMar>
              <w:top w:w="0" w:type="dxa"/>
              <w:left w:w="150" w:type="dxa"/>
              <w:bottom w:w="0" w:type="dxa"/>
              <w:right w:w="150" w:type="dxa"/>
            </w:tcMar>
            <w:vAlign w:val="center"/>
            <w:hideMark/>
          </w:tcPr>
          <w:p w14:paraId="3C7EC47B" w14:textId="77777777" w:rsidR="00003573" w:rsidRPr="00003573" w:rsidRDefault="00003573" w:rsidP="00003573"/>
        </w:tc>
      </w:tr>
      <w:tr w:rsidR="00003573" w:rsidRPr="00003573" w14:paraId="001386BD" w14:textId="77777777">
        <w:tc>
          <w:tcPr>
            <w:tcW w:w="0" w:type="auto"/>
            <w:noWrap/>
            <w:tcMar>
              <w:top w:w="150" w:type="dxa"/>
              <w:left w:w="0" w:type="dxa"/>
              <w:bottom w:w="150" w:type="dxa"/>
              <w:right w:w="0" w:type="dxa"/>
            </w:tcMar>
            <w:hideMark/>
          </w:tcPr>
          <w:p w14:paraId="6A72E8FB"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5560DD38" w14:textId="77777777" w:rsidR="00003573" w:rsidRPr="00003573" w:rsidRDefault="00003573" w:rsidP="00003573">
            <w:r w:rsidRPr="00003573">
              <w:t>Standardized status object for API calls.</w:t>
            </w:r>
          </w:p>
        </w:tc>
      </w:tr>
      <w:tr w:rsidR="00003573" w:rsidRPr="00003573" w14:paraId="0161E870" w14:textId="77777777">
        <w:tc>
          <w:tcPr>
            <w:tcW w:w="0" w:type="auto"/>
            <w:gridSpan w:val="2"/>
            <w:tcBorders>
              <w:left w:val="nil"/>
            </w:tcBorders>
            <w:tcMar>
              <w:top w:w="0" w:type="dxa"/>
              <w:left w:w="150" w:type="dxa"/>
              <w:bottom w:w="0" w:type="dxa"/>
              <w:right w:w="150" w:type="dxa"/>
            </w:tcMar>
            <w:vAlign w:val="center"/>
            <w:hideMark/>
          </w:tcPr>
          <w:p w14:paraId="0824A887" w14:textId="77777777" w:rsidR="00003573" w:rsidRPr="00003573" w:rsidRDefault="00003573" w:rsidP="00003573"/>
        </w:tc>
      </w:tr>
    </w:tbl>
    <w:p w14:paraId="241EC3F6" w14:textId="77777777" w:rsidR="00003573" w:rsidRPr="00003573" w:rsidRDefault="00003573" w:rsidP="00003573">
      <w:r w:rsidRPr="00003573">
        <w:t>400 Bad Request</w:t>
      </w:r>
    </w:p>
    <w:p w14:paraId="4B506949" w14:textId="77777777" w:rsidR="00003573" w:rsidRPr="00003573" w:rsidRDefault="00003573" w:rsidP="00003573">
      <w:r w:rsidRPr="00003573">
        <w:t>401 Unauthorized</w:t>
      </w:r>
    </w:p>
    <w:p w14:paraId="66E3FC22" w14:textId="77777777" w:rsidR="00003573" w:rsidRPr="00003573" w:rsidRDefault="00003573" w:rsidP="00003573">
      <w:r w:rsidRPr="00003573">
        <w:t>403 Forbidden</w:t>
      </w:r>
    </w:p>
    <w:p w14:paraId="534C8801" w14:textId="77777777" w:rsidR="00003573" w:rsidRPr="00003573" w:rsidRDefault="00003573" w:rsidP="00003573">
      <w:r w:rsidRPr="00003573">
        <w:t>429 Too Many Requests</w:t>
      </w:r>
    </w:p>
    <w:p w14:paraId="3A0A7E88" w14:textId="77777777" w:rsidR="00003573" w:rsidRPr="00003573" w:rsidRDefault="00003573" w:rsidP="00003573">
      <w:r w:rsidRPr="00003573">
        <w:t>500 Internal Server Error</w:t>
      </w:r>
    </w:p>
    <w:p w14:paraId="3FA4FE06" w14:textId="77777777" w:rsidR="00003573" w:rsidRPr="00003573" w:rsidRDefault="00003573" w:rsidP="00003573">
      <w:pPr>
        <w:rPr>
          <w:b/>
          <w:bCs/>
        </w:rPr>
      </w:pPr>
      <w:r w:rsidRPr="00003573">
        <w:rPr>
          <w:b/>
          <w:bCs/>
        </w:rPr>
        <w:t>get</w:t>
      </w:r>
    </w:p>
    <w:p w14:paraId="37B2051F" w14:textId="77777777" w:rsidR="00003573" w:rsidRPr="00003573" w:rsidRDefault="00003573" w:rsidP="00003573">
      <w:r w:rsidRPr="00003573">
        <w:t> /v2/cryptocurrency/ohlcv/historical</w:t>
      </w:r>
    </w:p>
    <w:p w14:paraId="437B410A" w14:textId="77777777" w:rsidR="00003573" w:rsidRPr="00003573" w:rsidRDefault="00003573" w:rsidP="00003573">
      <w:r w:rsidRPr="00003573">
        <w:t>Server URL</w:t>
      </w:r>
    </w:p>
    <w:p w14:paraId="6A7B011C" w14:textId="77777777" w:rsidR="00003573" w:rsidRPr="00003573" w:rsidRDefault="00003573" w:rsidP="00003573">
      <w:r w:rsidRPr="00003573">
        <w:t>https://pro-api.coinmarketcap.com/v2/cryptocurrency/ohlcv/historical</w:t>
      </w:r>
    </w:p>
    <w:p w14:paraId="0BE67F45" w14:textId="77777777" w:rsidR="00003573" w:rsidRPr="00003573" w:rsidRDefault="00003573" w:rsidP="00003573">
      <w:r w:rsidRPr="00003573">
        <w:br/>
        <w:t>Response samples</w:t>
      </w:r>
    </w:p>
    <w:p w14:paraId="24AD235B" w14:textId="77777777" w:rsidR="00003573" w:rsidRPr="00003573" w:rsidRDefault="00003573" w:rsidP="00003573">
      <w:pPr>
        <w:numPr>
          <w:ilvl w:val="0"/>
          <w:numId w:val="101"/>
        </w:numPr>
      </w:pPr>
      <w:r w:rsidRPr="00003573">
        <w:t>200 Successful</w:t>
      </w:r>
    </w:p>
    <w:p w14:paraId="213210C2" w14:textId="77777777" w:rsidR="00003573" w:rsidRPr="00003573" w:rsidRDefault="00003573" w:rsidP="00003573">
      <w:pPr>
        <w:numPr>
          <w:ilvl w:val="0"/>
          <w:numId w:val="101"/>
        </w:numPr>
      </w:pPr>
      <w:r w:rsidRPr="00003573">
        <w:t>400 Bad Request</w:t>
      </w:r>
    </w:p>
    <w:p w14:paraId="18B9ACE2" w14:textId="77777777" w:rsidR="00003573" w:rsidRPr="00003573" w:rsidRDefault="00003573" w:rsidP="00003573">
      <w:pPr>
        <w:numPr>
          <w:ilvl w:val="0"/>
          <w:numId w:val="101"/>
        </w:numPr>
      </w:pPr>
      <w:r w:rsidRPr="00003573">
        <w:t>401 Unauthorized</w:t>
      </w:r>
    </w:p>
    <w:p w14:paraId="262A1BBE" w14:textId="77777777" w:rsidR="00003573" w:rsidRPr="00003573" w:rsidRDefault="00003573" w:rsidP="00003573">
      <w:pPr>
        <w:numPr>
          <w:ilvl w:val="0"/>
          <w:numId w:val="101"/>
        </w:numPr>
      </w:pPr>
      <w:r w:rsidRPr="00003573">
        <w:t>403 Forbidden</w:t>
      </w:r>
    </w:p>
    <w:p w14:paraId="3876FFFF" w14:textId="77777777" w:rsidR="00003573" w:rsidRPr="00003573" w:rsidRDefault="00003573" w:rsidP="00003573">
      <w:pPr>
        <w:numPr>
          <w:ilvl w:val="0"/>
          <w:numId w:val="101"/>
        </w:numPr>
      </w:pPr>
      <w:r w:rsidRPr="00003573">
        <w:t>429 Too Many Requests</w:t>
      </w:r>
    </w:p>
    <w:p w14:paraId="4847A769" w14:textId="77777777" w:rsidR="00003573" w:rsidRPr="00003573" w:rsidRDefault="00003573" w:rsidP="00003573">
      <w:pPr>
        <w:numPr>
          <w:ilvl w:val="0"/>
          <w:numId w:val="101"/>
        </w:numPr>
      </w:pPr>
      <w:r w:rsidRPr="00003573">
        <w:t>500 Internal Server Error</w:t>
      </w:r>
    </w:p>
    <w:p w14:paraId="7FEE55CF" w14:textId="77777777" w:rsidR="00003573" w:rsidRPr="00003573" w:rsidRDefault="00003573" w:rsidP="00003573">
      <w:r w:rsidRPr="00003573">
        <w:t>{</w:t>
      </w:r>
    </w:p>
    <w:p w14:paraId="755EF143" w14:textId="77777777" w:rsidR="00003573" w:rsidRPr="00003573" w:rsidRDefault="00003573" w:rsidP="00003573">
      <w:pPr>
        <w:numPr>
          <w:ilvl w:val="0"/>
          <w:numId w:val="102"/>
        </w:numPr>
      </w:pPr>
      <w:r w:rsidRPr="00003573">
        <w:t>"data": {</w:t>
      </w:r>
    </w:p>
    <w:p w14:paraId="565A9C56" w14:textId="77777777" w:rsidR="00003573" w:rsidRPr="00003573" w:rsidRDefault="00003573" w:rsidP="00003573">
      <w:pPr>
        <w:numPr>
          <w:ilvl w:val="1"/>
          <w:numId w:val="102"/>
        </w:numPr>
      </w:pPr>
      <w:r w:rsidRPr="00003573">
        <w:t>"id": 1,</w:t>
      </w:r>
    </w:p>
    <w:p w14:paraId="6D2C78F7" w14:textId="77777777" w:rsidR="00003573" w:rsidRPr="00003573" w:rsidRDefault="00003573" w:rsidP="00003573">
      <w:pPr>
        <w:numPr>
          <w:ilvl w:val="1"/>
          <w:numId w:val="102"/>
        </w:numPr>
      </w:pPr>
      <w:r w:rsidRPr="00003573">
        <w:t>"name": "Bitcoin",</w:t>
      </w:r>
    </w:p>
    <w:p w14:paraId="5E2980E2" w14:textId="77777777" w:rsidR="00003573" w:rsidRPr="00003573" w:rsidRDefault="00003573" w:rsidP="00003573">
      <w:pPr>
        <w:numPr>
          <w:ilvl w:val="1"/>
          <w:numId w:val="102"/>
        </w:numPr>
      </w:pPr>
      <w:r w:rsidRPr="00003573">
        <w:t>"symbol": "BTC",</w:t>
      </w:r>
    </w:p>
    <w:p w14:paraId="79424054" w14:textId="77777777" w:rsidR="00003573" w:rsidRPr="00003573" w:rsidRDefault="00003573" w:rsidP="00003573">
      <w:pPr>
        <w:numPr>
          <w:ilvl w:val="1"/>
          <w:numId w:val="102"/>
        </w:numPr>
      </w:pPr>
      <w:r w:rsidRPr="00003573">
        <w:t>"quotes": [</w:t>
      </w:r>
    </w:p>
    <w:p w14:paraId="7DAADBBC" w14:textId="77777777" w:rsidR="00003573" w:rsidRPr="00003573" w:rsidRDefault="00003573" w:rsidP="00003573">
      <w:pPr>
        <w:numPr>
          <w:ilvl w:val="2"/>
          <w:numId w:val="102"/>
        </w:numPr>
      </w:pPr>
      <w:r w:rsidRPr="00003573">
        <w:t>{</w:t>
      </w:r>
    </w:p>
    <w:p w14:paraId="1EBCBA01" w14:textId="77777777" w:rsidR="00003573" w:rsidRPr="00003573" w:rsidRDefault="00003573" w:rsidP="00003573">
      <w:pPr>
        <w:numPr>
          <w:ilvl w:val="3"/>
          <w:numId w:val="102"/>
        </w:numPr>
      </w:pPr>
      <w:r w:rsidRPr="00003573">
        <w:t>"time_open": "2019-01-02T00:00:00.000Z",</w:t>
      </w:r>
    </w:p>
    <w:p w14:paraId="493871D5" w14:textId="77777777" w:rsidR="00003573" w:rsidRPr="00003573" w:rsidRDefault="00003573" w:rsidP="00003573">
      <w:pPr>
        <w:numPr>
          <w:ilvl w:val="3"/>
          <w:numId w:val="102"/>
        </w:numPr>
      </w:pPr>
      <w:r w:rsidRPr="00003573">
        <w:t>"time_close": "2019-01-02T23:59:59.999Z",</w:t>
      </w:r>
    </w:p>
    <w:p w14:paraId="1573DE6F" w14:textId="77777777" w:rsidR="00003573" w:rsidRPr="00003573" w:rsidRDefault="00003573" w:rsidP="00003573">
      <w:pPr>
        <w:numPr>
          <w:ilvl w:val="3"/>
          <w:numId w:val="102"/>
        </w:numPr>
      </w:pPr>
      <w:r w:rsidRPr="00003573">
        <w:t>"time_high": "2019-01-02T03:53:00.000Z",</w:t>
      </w:r>
    </w:p>
    <w:p w14:paraId="19290AF0" w14:textId="77777777" w:rsidR="00003573" w:rsidRPr="00003573" w:rsidRDefault="00003573" w:rsidP="00003573">
      <w:pPr>
        <w:numPr>
          <w:ilvl w:val="3"/>
          <w:numId w:val="102"/>
        </w:numPr>
      </w:pPr>
      <w:r w:rsidRPr="00003573">
        <w:t>"time_low": "2019-01-02T02:43:00.000Z",</w:t>
      </w:r>
    </w:p>
    <w:p w14:paraId="56955F05" w14:textId="77777777" w:rsidR="00003573" w:rsidRPr="00003573" w:rsidRDefault="00003573" w:rsidP="00003573">
      <w:pPr>
        <w:numPr>
          <w:ilvl w:val="3"/>
          <w:numId w:val="102"/>
        </w:numPr>
      </w:pPr>
      <w:r w:rsidRPr="00003573">
        <w:t>"quote": {</w:t>
      </w:r>
    </w:p>
    <w:p w14:paraId="3B6B27BF" w14:textId="77777777" w:rsidR="00003573" w:rsidRPr="00003573" w:rsidRDefault="00003573" w:rsidP="00003573">
      <w:pPr>
        <w:numPr>
          <w:ilvl w:val="4"/>
          <w:numId w:val="102"/>
        </w:numPr>
      </w:pPr>
      <w:r w:rsidRPr="00003573">
        <w:t>"USD": {</w:t>
      </w:r>
    </w:p>
    <w:p w14:paraId="18E09791" w14:textId="77777777" w:rsidR="00003573" w:rsidRPr="00003573" w:rsidRDefault="00003573" w:rsidP="00003573">
      <w:pPr>
        <w:numPr>
          <w:ilvl w:val="5"/>
          <w:numId w:val="102"/>
        </w:numPr>
      </w:pPr>
      <w:r w:rsidRPr="00003573">
        <w:t>"open": 3849.21640853,</w:t>
      </w:r>
    </w:p>
    <w:p w14:paraId="7B234C98" w14:textId="77777777" w:rsidR="00003573" w:rsidRPr="00003573" w:rsidRDefault="00003573" w:rsidP="00003573">
      <w:pPr>
        <w:numPr>
          <w:ilvl w:val="5"/>
          <w:numId w:val="102"/>
        </w:numPr>
      </w:pPr>
      <w:r w:rsidRPr="00003573">
        <w:t>"high": 3947.9812729,</w:t>
      </w:r>
    </w:p>
    <w:p w14:paraId="143E68E5" w14:textId="77777777" w:rsidR="00003573" w:rsidRPr="00003573" w:rsidRDefault="00003573" w:rsidP="00003573">
      <w:pPr>
        <w:numPr>
          <w:ilvl w:val="5"/>
          <w:numId w:val="102"/>
        </w:numPr>
      </w:pPr>
      <w:r w:rsidRPr="00003573">
        <w:t>"low": 3817.40949569,</w:t>
      </w:r>
    </w:p>
    <w:p w14:paraId="394ACE77" w14:textId="77777777" w:rsidR="00003573" w:rsidRPr="00003573" w:rsidRDefault="00003573" w:rsidP="00003573">
      <w:pPr>
        <w:numPr>
          <w:ilvl w:val="5"/>
          <w:numId w:val="102"/>
        </w:numPr>
      </w:pPr>
      <w:r w:rsidRPr="00003573">
        <w:t>"close": 3943.40933686,</w:t>
      </w:r>
    </w:p>
    <w:p w14:paraId="05DF8AB1" w14:textId="77777777" w:rsidR="00003573" w:rsidRPr="00003573" w:rsidRDefault="00003573" w:rsidP="00003573">
      <w:pPr>
        <w:numPr>
          <w:ilvl w:val="5"/>
          <w:numId w:val="102"/>
        </w:numPr>
      </w:pPr>
      <w:r w:rsidRPr="00003573">
        <w:t>"volume": 5244856835.70851,</w:t>
      </w:r>
    </w:p>
    <w:p w14:paraId="6BD86B82" w14:textId="77777777" w:rsidR="00003573" w:rsidRPr="00003573" w:rsidRDefault="00003573" w:rsidP="00003573">
      <w:pPr>
        <w:numPr>
          <w:ilvl w:val="5"/>
          <w:numId w:val="102"/>
        </w:numPr>
      </w:pPr>
      <w:r w:rsidRPr="00003573">
        <w:t>"market_cap": 68849856731.6738,</w:t>
      </w:r>
    </w:p>
    <w:p w14:paraId="68A157CE" w14:textId="77777777" w:rsidR="00003573" w:rsidRPr="00003573" w:rsidRDefault="00003573" w:rsidP="00003573">
      <w:pPr>
        <w:numPr>
          <w:ilvl w:val="5"/>
          <w:numId w:val="102"/>
        </w:numPr>
      </w:pPr>
      <w:r w:rsidRPr="00003573">
        <w:t>"timestamp": "2019-01-02T23:59:59.999Z"</w:t>
      </w:r>
    </w:p>
    <w:p w14:paraId="10B2642A" w14:textId="77777777" w:rsidR="00003573" w:rsidRPr="00003573" w:rsidRDefault="00003573" w:rsidP="00003573">
      <w:r w:rsidRPr="00003573">
        <w:t>}</w:t>
      </w:r>
    </w:p>
    <w:p w14:paraId="26B94912" w14:textId="77777777" w:rsidR="00003573" w:rsidRPr="00003573" w:rsidRDefault="00003573" w:rsidP="00003573">
      <w:pPr>
        <w:numPr>
          <w:ilvl w:val="3"/>
          <w:numId w:val="102"/>
        </w:numPr>
      </w:pPr>
      <w:r w:rsidRPr="00003573">
        <w:t>}</w:t>
      </w:r>
    </w:p>
    <w:p w14:paraId="2D34F8A7" w14:textId="77777777" w:rsidR="00003573" w:rsidRPr="00003573" w:rsidRDefault="00003573" w:rsidP="00003573">
      <w:pPr>
        <w:numPr>
          <w:ilvl w:val="2"/>
          <w:numId w:val="102"/>
        </w:numPr>
      </w:pPr>
      <w:r w:rsidRPr="00003573">
        <w:t>},</w:t>
      </w:r>
    </w:p>
    <w:p w14:paraId="6433F296" w14:textId="77777777" w:rsidR="00003573" w:rsidRPr="00003573" w:rsidRDefault="00003573" w:rsidP="00003573">
      <w:pPr>
        <w:numPr>
          <w:ilvl w:val="2"/>
          <w:numId w:val="102"/>
        </w:numPr>
      </w:pPr>
      <w:r w:rsidRPr="00003573">
        <w:t>{</w:t>
      </w:r>
    </w:p>
    <w:p w14:paraId="37EE4F1E" w14:textId="77777777" w:rsidR="00003573" w:rsidRPr="00003573" w:rsidRDefault="00003573" w:rsidP="00003573">
      <w:pPr>
        <w:numPr>
          <w:ilvl w:val="3"/>
          <w:numId w:val="102"/>
        </w:numPr>
      </w:pPr>
      <w:r w:rsidRPr="00003573">
        <w:t>"time_open": "2019-01-03T00:00:00.000Z",</w:t>
      </w:r>
    </w:p>
    <w:p w14:paraId="4C5DF795" w14:textId="77777777" w:rsidR="00003573" w:rsidRPr="00003573" w:rsidRDefault="00003573" w:rsidP="00003573">
      <w:pPr>
        <w:numPr>
          <w:ilvl w:val="3"/>
          <w:numId w:val="102"/>
        </w:numPr>
      </w:pPr>
      <w:r w:rsidRPr="00003573">
        <w:t>"time_close": "2019-01-03T23:59:59.999Z",</w:t>
      </w:r>
    </w:p>
    <w:p w14:paraId="4BEFE61F" w14:textId="77777777" w:rsidR="00003573" w:rsidRPr="00003573" w:rsidRDefault="00003573" w:rsidP="00003573">
      <w:pPr>
        <w:numPr>
          <w:ilvl w:val="3"/>
          <w:numId w:val="102"/>
        </w:numPr>
      </w:pPr>
      <w:r w:rsidRPr="00003573">
        <w:t>"time_high": "2019-01-02T03:53:00.000Z",</w:t>
      </w:r>
    </w:p>
    <w:p w14:paraId="4D5C08AE" w14:textId="77777777" w:rsidR="00003573" w:rsidRPr="00003573" w:rsidRDefault="00003573" w:rsidP="00003573">
      <w:pPr>
        <w:numPr>
          <w:ilvl w:val="3"/>
          <w:numId w:val="102"/>
        </w:numPr>
      </w:pPr>
      <w:r w:rsidRPr="00003573">
        <w:t>"time_low": "2019-01-02T02:43:00.000Z",</w:t>
      </w:r>
    </w:p>
    <w:p w14:paraId="5EC5D7BF" w14:textId="77777777" w:rsidR="00003573" w:rsidRPr="00003573" w:rsidRDefault="00003573" w:rsidP="00003573">
      <w:pPr>
        <w:numPr>
          <w:ilvl w:val="3"/>
          <w:numId w:val="102"/>
        </w:numPr>
      </w:pPr>
      <w:r w:rsidRPr="00003573">
        <w:t>"quote": {</w:t>
      </w:r>
    </w:p>
    <w:p w14:paraId="66F2A0BD" w14:textId="77777777" w:rsidR="00003573" w:rsidRPr="00003573" w:rsidRDefault="00003573" w:rsidP="00003573">
      <w:pPr>
        <w:numPr>
          <w:ilvl w:val="4"/>
          <w:numId w:val="102"/>
        </w:numPr>
      </w:pPr>
      <w:r w:rsidRPr="00003573">
        <w:t>"USD": {</w:t>
      </w:r>
    </w:p>
    <w:p w14:paraId="050D5126" w14:textId="77777777" w:rsidR="00003573" w:rsidRPr="00003573" w:rsidRDefault="00003573" w:rsidP="00003573">
      <w:pPr>
        <w:numPr>
          <w:ilvl w:val="5"/>
          <w:numId w:val="102"/>
        </w:numPr>
      </w:pPr>
      <w:r w:rsidRPr="00003573">
        <w:t>"open": 3931.04863841,</w:t>
      </w:r>
    </w:p>
    <w:p w14:paraId="6AEED427" w14:textId="77777777" w:rsidR="00003573" w:rsidRPr="00003573" w:rsidRDefault="00003573" w:rsidP="00003573">
      <w:pPr>
        <w:numPr>
          <w:ilvl w:val="5"/>
          <w:numId w:val="102"/>
        </w:numPr>
      </w:pPr>
      <w:r w:rsidRPr="00003573">
        <w:t>"high": 3935.68513083,</w:t>
      </w:r>
    </w:p>
    <w:p w14:paraId="674DC298" w14:textId="77777777" w:rsidR="00003573" w:rsidRPr="00003573" w:rsidRDefault="00003573" w:rsidP="00003573">
      <w:pPr>
        <w:numPr>
          <w:ilvl w:val="5"/>
          <w:numId w:val="102"/>
        </w:numPr>
      </w:pPr>
      <w:r w:rsidRPr="00003573">
        <w:t>"low": 3826.22287069,</w:t>
      </w:r>
    </w:p>
    <w:p w14:paraId="2D2F26C0" w14:textId="77777777" w:rsidR="00003573" w:rsidRPr="00003573" w:rsidRDefault="00003573" w:rsidP="00003573">
      <w:pPr>
        <w:numPr>
          <w:ilvl w:val="5"/>
          <w:numId w:val="102"/>
        </w:numPr>
      </w:pPr>
      <w:r w:rsidRPr="00003573">
        <w:t>"close": 3836.74131867,</w:t>
      </w:r>
    </w:p>
    <w:p w14:paraId="04EE4BF3" w14:textId="77777777" w:rsidR="00003573" w:rsidRPr="00003573" w:rsidRDefault="00003573" w:rsidP="00003573">
      <w:pPr>
        <w:numPr>
          <w:ilvl w:val="5"/>
          <w:numId w:val="102"/>
        </w:numPr>
      </w:pPr>
      <w:r w:rsidRPr="00003573">
        <w:t>"volume": 4530215218.84018,</w:t>
      </w:r>
    </w:p>
    <w:p w14:paraId="44E46598" w14:textId="77777777" w:rsidR="00003573" w:rsidRPr="00003573" w:rsidRDefault="00003573" w:rsidP="00003573">
      <w:pPr>
        <w:numPr>
          <w:ilvl w:val="5"/>
          <w:numId w:val="102"/>
        </w:numPr>
      </w:pPr>
      <w:r w:rsidRPr="00003573">
        <w:t>"market_cap": 66994920902.7202,</w:t>
      </w:r>
    </w:p>
    <w:p w14:paraId="091A5A87" w14:textId="77777777" w:rsidR="00003573" w:rsidRPr="00003573" w:rsidRDefault="00003573" w:rsidP="00003573">
      <w:pPr>
        <w:numPr>
          <w:ilvl w:val="5"/>
          <w:numId w:val="102"/>
        </w:numPr>
      </w:pPr>
      <w:r w:rsidRPr="00003573">
        <w:t>"timestamp": "2019-01-03T23:59:59.999Z"</w:t>
      </w:r>
    </w:p>
    <w:p w14:paraId="530FAC82" w14:textId="77777777" w:rsidR="00003573" w:rsidRPr="00003573" w:rsidRDefault="00003573" w:rsidP="00003573">
      <w:r w:rsidRPr="00003573">
        <w:t>}</w:t>
      </w:r>
    </w:p>
    <w:p w14:paraId="1B59CB4C" w14:textId="77777777" w:rsidR="00003573" w:rsidRPr="00003573" w:rsidRDefault="00003573" w:rsidP="00003573">
      <w:pPr>
        <w:numPr>
          <w:ilvl w:val="3"/>
          <w:numId w:val="102"/>
        </w:numPr>
      </w:pPr>
      <w:r w:rsidRPr="00003573">
        <w:t>}</w:t>
      </w:r>
    </w:p>
    <w:p w14:paraId="5ED8F4CE" w14:textId="77777777" w:rsidR="00003573" w:rsidRPr="00003573" w:rsidRDefault="00003573" w:rsidP="00003573">
      <w:pPr>
        <w:numPr>
          <w:ilvl w:val="2"/>
          <w:numId w:val="102"/>
        </w:numPr>
      </w:pPr>
      <w:r w:rsidRPr="00003573">
        <w:t>}</w:t>
      </w:r>
    </w:p>
    <w:p w14:paraId="443466A4" w14:textId="77777777" w:rsidR="00003573" w:rsidRPr="00003573" w:rsidRDefault="00003573" w:rsidP="00003573">
      <w:pPr>
        <w:numPr>
          <w:ilvl w:val="1"/>
          <w:numId w:val="102"/>
        </w:numPr>
      </w:pPr>
      <w:r w:rsidRPr="00003573">
        <w:t>]</w:t>
      </w:r>
    </w:p>
    <w:p w14:paraId="29527952" w14:textId="77777777" w:rsidR="00003573" w:rsidRPr="00003573" w:rsidRDefault="00003573" w:rsidP="00003573">
      <w:pPr>
        <w:numPr>
          <w:ilvl w:val="0"/>
          <w:numId w:val="102"/>
        </w:numPr>
      </w:pPr>
      <w:r w:rsidRPr="00003573">
        <w:t>},</w:t>
      </w:r>
    </w:p>
    <w:p w14:paraId="5C050D2A" w14:textId="77777777" w:rsidR="00003573" w:rsidRPr="00003573" w:rsidRDefault="00003573" w:rsidP="00003573">
      <w:pPr>
        <w:numPr>
          <w:ilvl w:val="0"/>
          <w:numId w:val="102"/>
        </w:numPr>
      </w:pPr>
      <w:r w:rsidRPr="00003573">
        <w:t>"status": {</w:t>
      </w:r>
    </w:p>
    <w:p w14:paraId="48D6DDF2" w14:textId="77777777" w:rsidR="00003573" w:rsidRPr="00003573" w:rsidRDefault="00003573" w:rsidP="00003573">
      <w:pPr>
        <w:numPr>
          <w:ilvl w:val="1"/>
          <w:numId w:val="102"/>
        </w:numPr>
      </w:pPr>
      <w:r w:rsidRPr="00003573">
        <w:t>"timestamp": "2025-11-15T22:40:28.212Z",</w:t>
      </w:r>
    </w:p>
    <w:p w14:paraId="760D7702" w14:textId="77777777" w:rsidR="00003573" w:rsidRPr="00003573" w:rsidRDefault="00003573" w:rsidP="00003573">
      <w:pPr>
        <w:numPr>
          <w:ilvl w:val="1"/>
          <w:numId w:val="102"/>
        </w:numPr>
      </w:pPr>
      <w:r w:rsidRPr="00003573">
        <w:t>"error_code": 0,</w:t>
      </w:r>
    </w:p>
    <w:p w14:paraId="7D9B8FB8" w14:textId="77777777" w:rsidR="00003573" w:rsidRPr="00003573" w:rsidRDefault="00003573" w:rsidP="00003573">
      <w:pPr>
        <w:numPr>
          <w:ilvl w:val="1"/>
          <w:numId w:val="102"/>
        </w:numPr>
      </w:pPr>
      <w:r w:rsidRPr="00003573">
        <w:t>"error_message": "",</w:t>
      </w:r>
    </w:p>
    <w:p w14:paraId="53E579C2" w14:textId="77777777" w:rsidR="00003573" w:rsidRPr="00003573" w:rsidRDefault="00003573" w:rsidP="00003573">
      <w:pPr>
        <w:numPr>
          <w:ilvl w:val="1"/>
          <w:numId w:val="102"/>
        </w:numPr>
      </w:pPr>
      <w:r w:rsidRPr="00003573">
        <w:t>"elapsed": 10,</w:t>
      </w:r>
    </w:p>
    <w:p w14:paraId="257CE151" w14:textId="77777777" w:rsidR="00003573" w:rsidRPr="00003573" w:rsidRDefault="00003573" w:rsidP="00003573">
      <w:pPr>
        <w:numPr>
          <w:ilvl w:val="1"/>
          <w:numId w:val="102"/>
        </w:numPr>
      </w:pPr>
      <w:r w:rsidRPr="00003573">
        <w:t>"credit_count": 1,</w:t>
      </w:r>
    </w:p>
    <w:p w14:paraId="42DCB219" w14:textId="77777777" w:rsidR="00003573" w:rsidRPr="00003573" w:rsidRDefault="00003573" w:rsidP="00003573">
      <w:pPr>
        <w:numPr>
          <w:ilvl w:val="1"/>
          <w:numId w:val="102"/>
        </w:numPr>
      </w:pPr>
      <w:r w:rsidRPr="00003573">
        <w:t>"notice": ""</w:t>
      </w:r>
    </w:p>
    <w:p w14:paraId="27A94279" w14:textId="77777777" w:rsidR="00003573" w:rsidRPr="00003573" w:rsidRDefault="00003573" w:rsidP="00003573">
      <w:r w:rsidRPr="00003573">
        <w:t>}</w:t>
      </w:r>
    </w:p>
    <w:p w14:paraId="2367EA2F" w14:textId="77777777" w:rsidR="00003573" w:rsidRPr="00003573" w:rsidRDefault="00003573" w:rsidP="00003573">
      <w:r w:rsidRPr="00003573">
        <w:t>}</w:t>
      </w:r>
    </w:p>
    <w:p w14:paraId="648FD8D3" w14:textId="77777777" w:rsidR="00003573" w:rsidRPr="00003573" w:rsidRDefault="00003573" w:rsidP="00003573">
      <w:r w:rsidRPr="00003573">
        <w:t>OHLCV Latest v2</w:t>
      </w:r>
    </w:p>
    <w:p w14:paraId="7D7E08FD" w14:textId="77777777" w:rsidR="00003573" w:rsidRPr="00003573" w:rsidRDefault="00003573" w:rsidP="00003573">
      <w:r w:rsidRPr="00003573">
        <w:t>Returns the latest OHLCV (Open, High, Low, Close, Volume) market values for one or more cryptocurrencies for the current UTC day. Since the current UTC day is still active these values are updated frequently. You can find the final calculated OHLCV values for the last completed UTC day along with all historic days using /cryptocurrency/ohlcv/historical.</w:t>
      </w:r>
    </w:p>
    <w:p w14:paraId="672BD927" w14:textId="77777777" w:rsidR="00003573" w:rsidRPr="00003573" w:rsidRDefault="00003573" w:rsidP="00003573">
      <w:r w:rsidRPr="00003573">
        <w:rPr>
          <w:b/>
          <w:bCs/>
        </w:rPr>
        <w:t>Please note</w:t>
      </w:r>
      <w:r w:rsidRPr="00003573">
        <w:t>: This documentation relates to our updated V2 endpoint, which may be incompatible with our V1 versions. Documentation for deprecated endpoints can be found </w:t>
      </w:r>
      <w:hyperlink r:id="rId279" w:anchor="tag/deprecated" w:history="1">
        <w:r w:rsidRPr="00003573">
          <w:rPr>
            <w:rStyle w:val="Hyperlink"/>
          </w:rPr>
          <w:t>here</w:t>
        </w:r>
      </w:hyperlink>
      <w:r w:rsidRPr="00003573">
        <w:t>.</w:t>
      </w:r>
      <w:r w:rsidRPr="00003573">
        <w:br/>
      </w:r>
      <w:r w:rsidRPr="00003573">
        <w:br/>
      </w:r>
      <w:r w:rsidRPr="00003573">
        <w:rPr>
          <w:b/>
          <w:bCs/>
        </w:rPr>
        <w:t>This endpoint is available on the following </w:t>
      </w:r>
      <w:hyperlink r:id="rId280" w:tgtFrame="_blank" w:history="1">
        <w:r w:rsidRPr="00003573">
          <w:rPr>
            <w:rStyle w:val="Hyperlink"/>
            <w:b/>
            <w:bCs/>
          </w:rPr>
          <w:t>API plans</w:t>
        </w:r>
      </w:hyperlink>
      <w:r w:rsidRPr="00003573">
        <w:rPr>
          <w:b/>
          <w:bCs/>
        </w:rPr>
        <w:t>:</w:t>
      </w:r>
    </w:p>
    <w:p w14:paraId="1836A821" w14:textId="77777777" w:rsidR="00003573" w:rsidRPr="00003573" w:rsidRDefault="00003573" w:rsidP="00003573">
      <w:pPr>
        <w:numPr>
          <w:ilvl w:val="0"/>
          <w:numId w:val="103"/>
        </w:numPr>
      </w:pPr>
      <w:del w:id="13" w:author="Unknown">
        <w:r w:rsidRPr="00003573">
          <w:delText>Basic</w:delText>
        </w:r>
      </w:del>
    </w:p>
    <w:p w14:paraId="03DCB03E" w14:textId="77777777" w:rsidR="00003573" w:rsidRPr="00003573" w:rsidRDefault="00003573" w:rsidP="00003573">
      <w:pPr>
        <w:numPr>
          <w:ilvl w:val="0"/>
          <w:numId w:val="103"/>
        </w:numPr>
      </w:pPr>
      <w:del w:id="14" w:author="Unknown">
        <w:r w:rsidRPr="00003573">
          <w:delText>Hobbyist</w:delText>
        </w:r>
      </w:del>
    </w:p>
    <w:p w14:paraId="4461DB1E" w14:textId="77777777" w:rsidR="00003573" w:rsidRPr="00003573" w:rsidRDefault="00003573" w:rsidP="00003573">
      <w:pPr>
        <w:numPr>
          <w:ilvl w:val="0"/>
          <w:numId w:val="103"/>
        </w:numPr>
      </w:pPr>
      <w:r w:rsidRPr="00003573">
        <w:t>Startup</w:t>
      </w:r>
    </w:p>
    <w:p w14:paraId="791FE842" w14:textId="77777777" w:rsidR="00003573" w:rsidRPr="00003573" w:rsidRDefault="00003573" w:rsidP="00003573">
      <w:pPr>
        <w:numPr>
          <w:ilvl w:val="0"/>
          <w:numId w:val="103"/>
        </w:numPr>
      </w:pPr>
      <w:r w:rsidRPr="00003573">
        <w:t>Standard</w:t>
      </w:r>
    </w:p>
    <w:p w14:paraId="581E2E6D" w14:textId="77777777" w:rsidR="00003573" w:rsidRPr="00003573" w:rsidRDefault="00003573" w:rsidP="00003573">
      <w:pPr>
        <w:numPr>
          <w:ilvl w:val="0"/>
          <w:numId w:val="103"/>
        </w:numPr>
      </w:pPr>
      <w:r w:rsidRPr="00003573">
        <w:t>Professional</w:t>
      </w:r>
    </w:p>
    <w:p w14:paraId="18E7EE95" w14:textId="77777777" w:rsidR="00003573" w:rsidRPr="00003573" w:rsidRDefault="00003573" w:rsidP="00003573">
      <w:pPr>
        <w:numPr>
          <w:ilvl w:val="0"/>
          <w:numId w:val="103"/>
        </w:numPr>
      </w:pPr>
      <w:r w:rsidRPr="00003573">
        <w:t>Enterprise</w:t>
      </w:r>
    </w:p>
    <w:p w14:paraId="14B87B96" w14:textId="77777777" w:rsidR="00003573" w:rsidRPr="00003573" w:rsidRDefault="00003573" w:rsidP="00003573">
      <w:r w:rsidRPr="00003573">
        <w:rPr>
          <w:b/>
          <w:bCs/>
        </w:rPr>
        <w:t>Cache / Update frequency:</w:t>
      </w:r>
      <w:r w:rsidRPr="00003573">
        <w:t> Every 10 minutes. Additional OHLCV intervals and 1 minute updates will be available in the future.</w:t>
      </w:r>
      <w:r w:rsidRPr="00003573">
        <w:br/>
      </w:r>
      <w:r w:rsidRPr="00003573">
        <w:rPr>
          <w:b/>
          <w:bCs/>
        </w:rPr>
        <w:t>Plan credit use:</w:t>
      </w:r>
      <w:r w:rsidRPr="00003573">
        <w:t> 1 call credit per 100 OHLCV values returned (rounded up) and 1 call credit per convert option beyond the first.</w:t>
      </w:r>
      <w:r w:rsidRPr="00003573">
        <w:br/>
      </w:r>
      <w:r w:rsidRPr="00003573">
        <w:rPr>
          <w:b/>
          <w:bCs/>
        </w:rPr>
        <w:t>CMC equivalent pages:</w:t>
      </w:r>
      <w:r w:rsidRPr="00003573">
        <w:t> No equivalent, this data is only available via API.</w:t>
      </w:r>
    </w:p>
    <w:p w14:paraId="0469D87A" w14:textId="77777777" w:rsidR="00003573" w:rsidRPr="00003573" w:rsidRDefault="00003573" w:rsidP="00003573">
      <w:pPr>
        <w:rPr>
          <w:b/>
          <w:bCs/>
        </w:rPr>
      </w:pPr>
      <w:r w:rsidRPr="00003573">
        <w:rPr>
          <w:b/>
          <w:bCs/>
        </w:rPr>
        <w:t>Parameters</w:t>
      </w:r>
    </w:p>
    <w:p w14:paraId="6BA26F86" w14:textId="77777777" w:rsidR="00003573" w:rsidRPr="00003573" w:rsidRDefault="00003573" w:rsidP="00003573">
      <w:r w:rsidRPr="00003573">
        <w:t>query Parameters ?</w:t>
      </w:r>
    </w:p>
    <w:p w14:paraId="519D5227" w14:textId="77777777" w:rsidR="00003573" w:rsidRPr="00003573" w:rsidRDefault="00003573" w:rsidP="00003573">
      <w:r w:rsidRPr="00003573">
        <w:t> id</w:t>
      </w:r>
    </w:p>
    <w:p w14:paraId="1B65805B" w14:textId="77777777" w:rsidR="00003573" w:rsidRPr="00003573" w:rsidRDefault="00003573" w:rsidP="00003573">
      <w:r w:rsidRPr="00003573">
        <w:t>string</w:t>
      </w:r>
    </w:p>
    <w:p w14:paraId="1FF9E2E6" w14:textId="77777777" w:rsidR="00003573" w:rsidRPr="00003573" w:rsidRDefault="00003573" w:rsidP="00003573">
      <w:r w:rsidRPr="00003573">
        <w:t>One or more comma-separated cryptocurrency CoinMarketCap IDs. Example: 1,2</w:t>
      </w:r>
    </w:p>
    <w:p w14:paraId="5082621A" w14:textId="77777777" w:rsidR="00003573" w:rsidRPr="00003573" w:rsidRDefault="00003573" w:rsidP="00003573">
      <w:r w:rsidRPr="00003573">
        <w:t> symbol</w:t>
      </w:r>
    </w:p>
    <w:p w14:paraId="34FA6367" w14:textId="77777777" w:rsidR="00003573" w:rsidRPr="00003573" w:rsidRDefault="00003573" w:rsidP="00003573">
      <w:r w:rsidRPr="00003573">
        <w:t>string</w:t>
      </w:r>
    </w:p>
    <w:p w14:paraId="04C425BC" w14:textId="77777777" w:rsidR="00003573" w:rsidRPr="00003573" w:rsidRDefault="00003573" w:rsidP="00003573">
      <w:r w:rsidRPr="00003573">
        <w:t>Alternatively pass one or more comma-separated cryptocurrency symbols. Example: "BTC,ETH". At least one "id" </w:t>
      </w:r>
      <w:r w:rsidRPr="00003573">
        <w:rPr>
          <w:i/>
          <w:iCs/>
        </w:rPr>
        <w:t>or</w:t>
      </w:r>
      <w:r w:rsidRPr="00003573">
        <w:t> "symbol" is required.</w:t>
      </w:r>
    </w:p>
    <w:p w14:paraId="73E8636D" w14:textId="77777777" w:rsidR="00003573" w:rsidRPr="00003573" w:rsidRDefault="00003573" w:rsidP="00003573">
      <w:r w:rsidRPr="00003573">
        <w:t> convert</w:t>
      </w:r>
    </w:p>
    <w:p w14:paraId="353B4D66" w14:textId="77777777" w:rsidR="00003573" w:rsidRPr="00003573" w:rsidRDefault="00003573" w:rsidP="00003573">
      <w:r w:rsidRPr="00003573">
        <w:t>string</w:t>
      </w:r>
    </w:p>
    <w:p w14:paraId="3F15252F" w14:textId="77777777" w:rsidR="00003573" w:rsidRPr="00003573" w:rsidRDefault="00003573" w:rsidP="00003573">
      <w:r w:rsidRPr="00003573">
        <w:t>Optionally calculate market quotes in up to 120 currencies at once by passing a comma-separated list of cryptocurrency or fiat currency symbols. Each additional convert option beyond the first requires an additional call credit. A list of supported fiat options can be found </w:t>
      </w:r>
      <w:hyperlink r:id="rId281" w:anchor="section/Standards-and-Conventions" w:history="1">
        <w:r w:rsidRPr="00003573">
          <w:rPr>
            <w:rStyle w:val="Hyperlink"/>
          </w:rPr>
          <w:t>here</w:t>
        </w:r>
      </w:hyperlink>
      <w:r w:rsidRPr="00003573">
        <w:t>. Each conversion is returned in its own "quote" object.</w:t>
      </w:r>
    </w:p>
    <w:p w14:paraId="294061D4" w14:textId="77777777" w:rsidR="00003573" w:rsidRPr="00003573" w:rsidRDefault="00003573" w:rsidP="00003573">
      <w:r w:rsidRPr="00003573">
        <w:t> convert_id</w:t>
      </w:r>
    </w:p>
    <w:p w14:paraId="25F5CF1E" w14:textId="77777777" w:rsidR="00003573" w:rsidRPr="00003573" w:rsidRDefault="00003573" w:rsidP="00003573">
      <w:r w:rsidRPr="00003573">
        <w:t>string</w:t>
      </w:r>
    </w:p>
    <w:p w14:paraId="62178837" w14:textId="77777777" w:rsidR="00003573" w:rsidRPr="00003573" w:rsidRDefault="00003573" w:rsidP="00003573">
      <w:r w:rsidRPr="00003573">
        <w:t>Optionally calculate market quotes by CoinMarketCap ID instead of symbol. This option is identical to convert outside of ID format. Ex: convert_id=1,2781 would replace convert=BTC,USD in your query. This parameter cannot be used when convert is used.</w:t>
      </w:r>
    </w:p>
    <w:p w14:paraId="3BD18969" w14:textId="77777777" w:rsidR="00003573" w:rsidRPr="00003573" w:rsidRDefault="00003573" w:rsidP="00003573">
      <w:r w:rsidRPr="00003573">
        <w:t> skip_invalid</w:t>
      </w:r>
    </w:p>
    <w:p w14:paraId="70915C68" w14:textId="77777777" w:rsidR="00003573" w:rsidRPr="00003573" w:rsidRDefault="00003573" w:rsidP="00003573">
      <w:r w:rsidRPr="00003573">
        <w:t>boolean</w:t>
      </w:r>
    </w:p>
    <w:p w14:paraId="1392E4C4" w14:textId="77777777" w:rsidR="00003573" w:rsidRPr="00003573" w:rsidRDefault="00003573" w:rsidP="00003573">
      <w:r w:rsidRPr="00003573">
        <w:t>true</w:t>
      </w:r>
    </w:p>
    <w:p w14:paraId="055EE4BC" w14:textId="77777777" w:rsidR="00003573" w:rsidRPr="00003573" w:rsidRDefault="00003573" w:rsidP="00003573">
      <w:r w:rsidRPr="00003573">
        <w:t>Pass true to relax request validation rules. When requesting records on multiple cryptocurrencies an error is returned if any invalid cryptocurrencies are requested or a cryptocurrency does not have matching records in the requested timeframe. If set to true, invalid lookups will be skipped allowing valid cryptocurrencies to still be returned.</w:t>
      </w:r>
    </w:p>
    <w:p w14:paraId="2479B63F" w14:textId="77777777" w:rsidR="00003573" w:rsidRPr="00003573" w:rsidRDefault="00003573" w:rsidP="00003573">
      <w:r w:rsidRPr="00003573">
        <w:t>Responses</w:t>
      </w:r>
    </w:p>
    <w:p w14:paraId="6C516055" w14:textId="77777777" w:rsidR="00003573" w:rsidRPr="00003573" w:rsidRDefault="00003573" w:rsidP="00003573">
      <w:r w:rsidRPr="00003573">
        <w:t>200 Successful</w:t>
      </w:r>
    </w:p>
    <w:p w14:paraId="08E987BB"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2A5C3F02" w14:textId="77777777">
        <w:tc>
          <w:tcPr>
            <w:tcW w:w="0" w:type="auto"/>
            <w:noWrap/>
            <w:tcMar>
              <w:top w:w="150" w:type="dxa"/>
              <w:left w:w="0" w:type="dxa"/>
              <w:bottom w:w="150" w:type="dxa"/>
              <w:right w:w="0" w:type="dxa"/>
            </w:tcMar>
            <w:hideMark/>
          </w:tcPr>
          <w:p w14:paraId="0208C550"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25864044" w14:textId="77777777" w:rsidR="00003573" w:rsidRPr="00003573" w:rsidRDefault="00003573" w:rsidP="00003573">
            <w:r w:rsidRPr="00003573">
              <w:t>A map of cryptocurrency objects by ID or symbol (as passed in query parameters).</w:t>
            </w:r>
          </w:p>
        </w:tc>
      </w:tr>
      <w:tr w:rsidR="00003573" w:rsidRPr="00003573" w14:paraId="3D1F7825" w14:textId="77777777">
        <w:tc>
          <w:tcPr>
            <w:tcW w:w="0" w:type="auto"/>
            <w:gridSpan w:val="2"/>
            <w:tcMar>
              <w:top w:w="0" w:type="dxa"/>
              <w:left w:w="150" w:type="dxa"/>
              <w:bottom w:w="0" w:type="dxa"/>
              <w:right w:w="150" w:type="dxa"/>
            </w:tcMar>
            <w:vAlign w:val="center"/>
            <w:hideMark/>
          </w:tcPr>
          <w:p w14:paraId="2FE9F317" w14:textId="77777777" w:rsidR="00003573" w:rsidRPr="00003573" w:rsidRDefault="00003573" w:rsidP="00003573"/>
        </w:tc>
      </w:tr>
      <w:tr w:rsidR="00003573" w:rsidRPr="00003573" w14:paraId="36631261" w14:textId="77777777">
        <w:tc>
          <w:tcPr>
            <w:tcW w:w="0" w:type="auto"/>
            <w:noWrap/>
            <w:tcMar>
              <w:top w:w="150" w:type="dxa"/>
              <w:left w:w="0" w:type="dxa"/>
              <w:bottom w:w="150" w:type="dxa"/>
              <w:right w:w="0" w:type="dxa"/>
            </w:tcMar>
            <w:hideMark/>
          </w:tcPr>
          <w:p w14:paraId="7B510585"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6E4DB69A" w14:textId="77777777" w:rsidR="00003573" w:rsidRPr="00003573" w:rsidRDefault="00003573" w:rsidP="00003573">
            <w:r w:rsidRPr="00003573">
              <w:t>Standardized status object for API calls.</w:t>
            </w:r>
          </w:p>
        </w:tc>
      </w:tr>
      <w:tr w:rsidR="00003573" w:rsidRPr="00003573" w14:paraId="497A78F0" w14:textId="77777777">
        <w:tc>
          <w:tcPr>
            <w:tcW w:w="0" w:type="auto"/>
            <w:gridSpan w:val="2"/>
            <w:tcBorders>
              <w:left w:val="nil"/>
            </w:tcBorders>
            <w:tcMar>
              <w:top w:w="0" w:type="dxa"/>
              <w:left w:w="150" w:type="dxa"/>
              <w:bottom w:w="0" w:type="dxa"/>
              <w:right w:w="150" w:type="dxa"/>
            </w:tcMar>
            <w:vAlign w:val="center"/>
            <w:hideMark/>
          </w:tcPr>
          <w:p w14:paraId="11C4E464" w14:textId="77777777" w:rsidR="00003573" w:rsidRPr="00003573" w:rsidRDefault="00003573" w:rsidP="00003573"/>
        </w:tc>
      </w:tr>
    </w:tbl>
    <w:p w14:paraId="7A7E7A42" w14:textId="77777777" w:rsidR="00003573" w:rsidRPr="00003573" w:rsidRDefault="00003573" w:rsidP="00003573">
      <w:r w:rsidRPr="00003573">
        <w:t>400 Bad Request</w:t>
      </w:r>
    </w:p>
    <w:p w14:paraId="61252578" w14:textId="77777777" w:rsidR="00003573" w:rsidRPr="00003573" w:rsidRDefault="00003573" w:rsidP="00003573">
      <w:r w:rsidRPr="00003573">
        <w:t>401 Unauthorized</w:t>
      </w:r>
    </w:p>
    <w:p w14:paraId="691B5138" w14:textId="77777777" w:rsidR="00003573" w:rsidRPr="00003573" w:rsidRDefault="00003573" w:rsidP="00003573">
      <w:r w:rsidRPr="00003573">
        <w:t>403 Forbidden</w:t>
      </w:r>
    </w:p>
    <w:p w14:paraId="5807CF5F" w14:textId="77777777" w:rsidR="00003573" w:rsidRPr="00003573" w:rsidRDefault="00003573" w:rsidP="00003573">
      <w:r w:rsidRPr="00003573">
        <w:t>429 Too Many Requests</w:t>
      </w:r>
    </w:p>
    <w:p w14:paraId="3EAB5D48" w14:textId="77777777" w:rsidR="00003573" w:rsidRPr="00003573" w:rsidRDefault="00003573" w:rsidP="00003573">
      <w:r w:rsidRPr="00003573">
        <w:t>500 Internal Server Error</w:t>
      </w:r>
    </w:p>
    <w:p w14:paraId="4F2670F7" w14:textId="77777777" w:rsidR="00003573" w:rsidRPr="00003573" w:rsidRDefault="00003573" w:rsidP="00003573">
      <w:pPr>
        <w:rPr>
          <w:b/>
          <w:bCs/>
        </w:rPr>
      </w:pPr>
      <w:r w:rsidRPr="00003573">
        <w:rPr>
          <w:b/>
          <w:bCs/>
        </w:rPr>
        <w:t>get</w:t>
      </w:r>
    </w:p>
    <w:p w14:paraId="10C89D75" w14:textId="77777777" w:rsidR="00003573" w:rsidRPr="00003573" w:rsidRDefault="00003573" w:rsidP="00003573">
      <w:r w:rsidRPr="00003573">
        <w:t> /v2/cryptocurrency/ohlcv/latest</w:t>
      </w:r>
    </w:p>
    <w:p w14:paraId="7B4D504A" w14:textId="77777777" w:rsidR="00003573" w:rsidRPr="00003573" w:rsidRDefault="00003573" w:rsidP="00003573">
      <w:r w:rsidRPr="00003573">
        <w:t>Server URL</w:t>
      </w:r>
    </w:p>
    <w:p w14:paraId="600E2F53" w14:textId="77777777" w:rsidR="00003573" w:rsidRPr="00003573" w:rsidRDefault="00003573" w:rsidP="00003573">
      <w:r w:rsidRPr="00003573">
        <w:t>https://pro-api.coinmarketcap.com/v2/cryptocurrency/ohlcv/latest</w:t>
      </w:r>
    </w:p>
    <w:p w14:paraId="1B3A7A84" w14:textId="77777777" w:rsidR="00003573" w:rsidRPr="00003573" w:rsidRDefault="00003573" w:rsidP="00003573">
      <w:r w:rsidRPr="00003573">
        <w:br/>
        <w:t>Response samples</w:t>
      </w:r>
    </w:p>
    <w:p w14:paraId="2D7ADAFE" w14:textId="77777777" w:rsidR="00003573" w:rsidRPr="00003573" w:rsidRDefault="00003573" w:rsidP="00003573">
      <w:pPr>
        <w:numPr>
          <w:ilvl w:val="0"/>
          <w:numId w:val="104"/>
        </w:numPr>
      </w:pPr>
      <w:r w:rsidRPr="00003573">
        <w:t>200 Successful</w:t>
      </w:r>
    </w:p>
    <w:p w14:paraId="5D300F39" w14:textId="77777777" w:rsidR="00003573" w:rsidRPr="00003573" w:rsidRDefault="00003573" w:rsidP="00003573">
      <w:pPr>
        <w:numPr>
          <w:ilvl w:val="0"/>
          <w:numId w:val="104"/>
        </w:numPr>
      </w:pPr>
      <w:r w:rsidRPr="00003573">
        <w:t>400 Bad Request</w:t>
      </w:r>
    </w:p>
    <w:p w14:paraId="17C4EC74" w14:textId="77777777" w:rsidR="00003573" w:rsidRPr="00003573" w:rsidRDefault="00003573" w:rsidP="00003573">
      <w:pPr>
        <w:numPr>
          <w:ilvl w:val="0"/>
          <w:numId w:val="104"/>
        </w:numPr>
      </w:pPr>
      <w:r w:rsidRPr="00003573">
        <w:t>401 Unauthorized</w:t>
      </w:r>
    </w:p>
    <w:p w14:paraId="78AFE372" w14:textId="77777777" w:rsidR="00003573" w:rsidRPr="00003573" w:rsidRDefault="00003573" w:rsidP="00003573">
      <w:pPr>
        <w:numPr>
          <w:ilvl w:val="0"/>
          <w:numId w:val="104"/>
        </w:numPr>
      </w:pPr>
      <w:r w:rsidRPr="00003573">
        <w:t>403 Forbidden</w:t>
      </w:r>
    </w:p>
    <w:p w14:paraId="0EB58D4B" w14:textId="77777777" w:rsidR="00003573" w:rsidRPr="00003573" w:rsidRDefault="00003573" w:rsidP="00003573">
      <w:pPr>
        <w:numPr>
          <w:ilvl w:val="0"/>
          <w:numId w:val="104"/>
        </w:numPr>
      </w:pPr>
      <w:r w:rsidRPr="00003573">
        <w:t>429 Too Many Requests</w:t>
      </w:r>
    </w:p>
    <w:p w14:paraId="65FA39E8" w14:textId="77777777" w:rsidR="00003573" w:rsidRPr="00003573" w:rsidRDefault="00003573" w:rsidP="00003573">
      <w:pPr>
        <w:numPr>
          <w:ilvl w:val="0"/>
          <w:numId w:val="104"/>
        </w:numPr>
      </w:pPr>
      <w:r w:rsidRPr="00003573">
        <w:t>500 Internal Server Error</w:t>
      </w:r>
    </w:p>
    <w:p w14:paraId="4B8C53F2" w14:textId="77777777" w:rsidR="00003573" w:rsidRPr="00003573" w:rsidRDefault="00003573" w:rsidP="00003573">
      <w:r w:rsidRPr="00003573">
        <w:t>{</w:t>
      </w:r>
    </w:p>
    <w:p w14:paraId="617D3C82" w14:textId="77777777" w:rsidR="00003573" w:rsidRPr="00003573" w:rsidRDefault="00003573" w:rsidP="00003573">
      <w:pPr>
        <w:numPr>
          <w:ilvl w:val="0"/>
          <w:numId w:val="105"/>
        </w:numPr>
      </w:pPr>
      <w:r w:rsidRPr="00003573">
        <w:t>"data": {</w:t>
      </w:r>
    </w:p>
    <w:p w14:paraId="1C874003" w14:textId="77777777" w:rsidR="00003573" w:rsidRPr="00003573" w:rsidRDefault="00003573" w:rsidP="00003573">
      <w:pPr>
        <w:numPr>
          <w:ilvl w:val="1"/>
          <w:numId w:val="105"/>
        </w:numPr>
      </w:pPr>
      <w:r w:rsidRPr="00003573">
        <w:t>"1": {</w:t>
      </w:r>
    </w:p>
    <w:p w14:paraId="0BAF8571" w14:textId="77777777" w:rsidR="00003573" w:rsidRPr="00003573" w:rsidRDefault="00003573" w:rsidP="00003573">
      <w:pPr>
        <w:numPr>
          <w:ilvl w:val="2"/>
          <w:numId w:val="105"/>
        </w:numPr>
      </w:pPr>
      <w:r w:rsidRPr="00003573">
        <w:t>"id": 1,</w:t>
      </w:r>
    </w:p>
    <w:p w14:paraId="679EE510" w14:textId="77777777" w:rsidR="00003573" w:rsidRPr="00003573" w:rsidRDefault="00003573" w:rsidP="00003573">
      <w:pPr>
        <w:numPr>
          <w:ilvl w:val="2"/>
          <w:numId w:val="105"/>
        </w:numPr>
      </w:pPr>
      <w:r w:rsidRPr="00003573">
        <w:t>"name": "Bitcoin",</w:t>
      </w:r>
    </w:p>
    <w:p w14:paraId="55C68CAC" w14:textId="77777777" w:rsidR="00003573" w:rsidRPr="00003573" w:rsidRDefault="00003573" w:rsidP="00003573">
      <w:pPr>
        <w:numPr>
          <w:ilvl w:val="2"/>
          <w:numId w:val="105"/>
        </w:numPr>
      </w:pPr>
      <w:r w:rsidRPr="00003573">
        <w:t>"symbol": "BTC",</w:t>
      </w:r>
    </w:p>
    <w:p w14:paraId="3D0F97F9" w14:textId="77777777" w:rsidR="00003573" w:rsidRPr="00003573" w:rsidRDefault="00003573" w:rsidP="00003573">
      <w:pPr>
        <w:numPr>
          <w:ilvl w:val="2"/>
          <w:numId w:val="105"/>
        </w:numPr>
      </w:pPr>
      <w:r w:rsidRPr="00003573">
        <w:t>"last_updated": "2018-09-10T18:54:00.000Z",</w:t>
      </w:r>
    </w:p>
    <w:p w14:paraId="1A45FE1B" w14:textId="77777777" w:rsidR="00003573" w:rsidRPr="00003573" w:rsidRDefault="00003573" w:rsidP="00003573">
      <w:pPr>
        <w:numPr>
          <w:ilvl w:val="2"/>
          <w:numId w:val="105"/>
        </w:numPr>
      </w:pPr>
      <w:r w:rsidRPr="00003573">
        <w:t>"time_open": "2018-09-10T00:00:00.000Z",</w:t>
      </w:r>
    </w:p>
    <w:p w14:paraId="0A3212B3" w14:textId="77777777" w:rsidR="00003573" w:rsidRPr="00003573" w:rsidRDefault="00003573" w:rsidP="00003573">
      <w:pPr>
        <w:numPr>
          <w:ilvl w:val="2"/>
          <w:numId w:val="105"/>
        </w:numPr>
      </w:pPr>
      <w:r w:rsidRPr="00003573">
        <w:t>"time_close": null,</w:t>
      </w:r>
    </w:p>
    <w:p w14:paraId="3E041C0B" w14:textId="77777777" w:rsidR="00003573" w:rsidRPr="00003573" w:rsidRDefault="00003573" w:rsidP="00003573">
      <w:pPr>
        <w:numPr>
          <w:ilvl w:val="2"/>
          <w:numId w:val="105"/>
        </w:numPr>
      </w:pPr>
      <w:r w:rsidRPr="00003573">
        <w:t>"time_high": "2018-09-10T00:00:00.000Z",</w:t>
      </w:r>
    </w:p>
    <w:p w14:paraId="3EB4A29F" w14:textId="77777777" w:rsidR="00003573" w:rsidRPr="00003573" w:rsidRDefault="00003573" w:rsidP="00003573">
      <w:pPr>
        <w:numPr>
          <w:ilvl w:val="2"/>
          <w:numId w:val="105"/>
        </w:numPr>
      </w:pPr>
      <w:r w:rsidRPr="00003573">
        <w:t>"time_low": "2018-09-10T00:00:00.000Z",</w:t>
      </w:r>
    </w:p>
    <w:p w14:paraId="32CF7252" w14:textId="77777777" w:rsidR="00003573" w:rsidRPr="00003573" w:rsidRDefault="00003573" w:rsidP="00003573">
      <w:pPr>
        <w:numPr>
          <w:ilvl w:val="2"/>
          <w:numId w:val="105"/>
        </w:numPr>
      </w:pPr>
      <w:r w:rsidRPr="00003573">
        <w:t>"quote": {</w:t>
      </w:r>
    </w:p>
    <w:p w14:paraId="5B619558" w14:textId="77777777" w:rsidR="00003573" w:rsidRPr="00003573" w:rsidRDefault="00003573" w:rsidP="00003573">
      <w:pPr>
        <w:numPr>
          <w:ilvl w:val="3"/>
          <w:numId w:val="105"/>
        </w:numPr>
      </w:pPr>
      <w:r w:rsidRPr="00003573">
        <w:t>"USD": {</w:t>
      </w:r>
    </w:p>
    <w:p w14:paraId="49AB3DD7" w14:textId="77777777" w:rsidR="00003573" w:rsidRPr="00003573" w:rsidRDefault="00003573" w:rsidP="00003573">
      <w:pPr>
        <w:numPr>
          <w:ilvl w:val="4"/>
          <w:numId w:val="105"/>
        </w:numPr>
      </w:pPr>
      <w:r w:rsidRPr="00003573">
        <w:t>"open": 6301.57,</w:t>
      </w:r>
    </w:p>
    <w:p w14:paraId="49703806" w14:textId="77777777" w:rsidR="00003573" w:rsidRPr="00003573" w:rsidRDefault="00003573" w:rsidP="00003573">
      <w:pPr>
        <w:numPr>
          <w:ilvl w:val="4"/>
          <w:numId w:val="105"/>
        </w:numPr>
      </w:pPr>
      <w:r w:rsidRPr="00003573">
        <w:t>"high": 6374.98,</w:t>
      </w:r>
    </w:p>
    <w:p w14:paraId="71220CA0" w14:textId="77777777" w:rsidR="00003573" w:rsidRPr="00003573" w:rsidRDefault="00003573" w:rsidP="00003573">
      <w:pPr>
        <w:numPr>
          <w:ilvl w:val="4"/>
          <w:numId w:val="105"/>
        </w:numPr>
      </w:pPr>
      <w:r w:rsidRPr="00003573">
        <w:t>"low": 6292.76,</w:t>
      </w:r>
    </w:p>
    <w:p w14:paraId="424B5D25" w14:textId="77777777" w:rsidR="00003573" w:rsidRPr="00003573" w:rsidRDefault="00003573" w:rsidP="00003573">
      <w:pPr>
        <w:numPr>
          <w:ilvl w:val="4"/>
          <w:numId w:val="105"/>
        </w:numPr>
      </w:pPr>
      <w:r w:rsidRPr="00003573">
        <w:t>"close": 6308.76,</w:t>
      </w:r>
    </w:p>
    <w:p w14:paraId="60413A91" w14:textId="77777777" w:rsidR="00003573" w:rsidRPr="00003573" w:rsidRDefault="00003573" w:rsidP="00003573">
      <w:pPr>
        <w:numPr>
          <w:ilvl w:val="4"/>
          <w:numId w:val="105"/>
        </w:numPr>
      </w:pPr>
      <w:r w:rsidRPr="00003573">
        <w:t>"volume": 3786450000,</w:t>
      </w:r>
    </w:p>
    <w:p w14:paraId="4170BC9E" w14:textId="77777777" w:rsidR="00003573" w:rsidRPr="00003573" w:rsidRDefault="00003573" w:rsidP="00003573">
      <w:pPr>
        <w:numPr>
          <w:ilvl w:val="4"/>
          <w:numId w:val="105"/>
        </w:numPr>
      </w:pPr>
      <w:r w:rsidRPr="00003573">
        <w:t>"last_updated": "2018-09-10T18:54:00.000Z"</w:t>
      </w:r>
    </w:p>
    <w:p w14:paraId="1D00E17A" w14:textId="77777777" w:rsidR="00003573" w:rsidRPr="00003573" w:rsidRDefault="00003573" w:rsidP="00003573">
      <w:r w:rsidRPr="00003573">
        <w:t>}</w:t>
      </w:r>
    </w:p>
    <w:p w14:paraId="45D6C443" w14:textId="77777777" w:rsidR="00003573" w:rsidRPr="00003573" w:rsidRDefault="00003573" w:rsidP="00003573">
      <w:pPr>
        <w:numPr>
          <w:ilvl w:val="2"/>
          <w:numId w:val="105"/>
        </w:numPr>
      </w:pPr>
      <w:r w:rsidRPr="00003573">
        <w:t>}</w:t>
      </w:r>
    </w:p>
    <w:p w14:paraId="5B3407FE" w14:textId="77777777" w:rsidR="00003573" w:rsidRPr="00003573" w:rsidRDefault="00003573" w:rsidP="00003573">
      <w:pPr>
        <w:numPr>
          <w:ilvl w:val="1"/>
          <w:numId w:val="105"/>
        </w:numPr>
      </w:pPr>
      <w:r w:rsidRPr="00003573">
        <w:t>}</w:t>
      </w:r>
    </w:p>
    <w:p w14:paraId="76238A50" w14:textId="77777777" w:rsidR="00003573" w:rsidRPr="00003573" w:rsidRDefault="00003573" w:rsidP="00003573">
      <w:pPr>
        <w:numPr>
          <w:ilvl w:val="0"/>
          <w:numId w:val="105"/>
        </w:numPr>
      </w:pPr>
      <w:r w:rsidRPr="00003573">
        <w:t>},</w:t>
      </w:r>
    </w:p>
    <w:p w14:paraId="4C7E269B" w14:textId="77777777" w:rsidR="00003573" w:rsidRPr="00003573" w:rsidRDefault="00003573" w:rsidP="00003573">
      <w:pPr>
        <w:numPr>
          <w:ilvl w:val="0"/>
          <w:numId w:val="105"/>
        </w:numPr>
      </w:pPr>
      <w:r w:rsidRPr="00003573">
        <w:t>"status": {</w:t>
      </w:r>
    </w:p>
    <w:p w14:paraId="1E9BF8C7" w14:textId="77777777" w:rsidR="00003573" w:rsidRPr="00003573" w:rsidRDefault="00003573" w:rsidP="00003573">
      <w:pPr>
        <w:numPr>
          <w:ilvl w:val="1"/>
          <w:numId w:val="105"/>
        </w:numPr>
      </w:pPr>
      <w:r w:rsidRPr="00003573">
        <w:t>"timestamp": "2025-11-15T22:40:28.212Z",</w:t>
      </w:r>
    </w:p>
    <w:p w14:paraId="60A3B66B" w14:textId="77777777" w:rsidR="00003573" w:rsidRPr="00003573" w:rsidRDefault="00003573" w:rsidP="00003573">
      <w:pPr>
        <w:numPr>
          <w:ilvl w:val="1"/>
          <w:numId w:val="105"/>
        </w:numPr>
      </w:pPr>
      <w:r w:rsidRPr="00003573">
        <w:t>"error_code": 0,</w:t>
      </w:r>
    </w:p>
    <w:p w14:paraId="039A15B2" w14:textId="77777777" w:rsidR="00003573" w:rsidRPr="00003573" w:rsidRDefault="00003573" w:rsidP="00003573">
      <w:pPr>
        <w:numPr>
          <w:ilvl w:val="1"/>
          <w:numId w:val="105"/>
        </w:numPr>
      </w:pPr>
      <w:r w:rsidRPr="00003573">
        <w:t>"error_message": "",</w:t>
      </w:r>
    </w:p>
    <w:p w14:paraId="493EF394" w14:textId="77777777" w:rsidR="00003573" w:rsidRPr="00003573" w:rsidRDefault="00003573" w:rsidP="00003573">
      <w:pPr>
        <w:numPr>
          <w:ilvl w:val="1"/>
          <w:numId w:val="105"/>
        </w:numPr>
      </w:pPr>
      <w:r w:rsidRPr="00003573">
        <w:t>"elapsed": 10,</w:t>
      </w:r>
    </w:p>
    <w:p w14:paraId="0F134B29" w14:textId="77777777" w:rsidR="00003573" w:rsidRPr="00003573" w:rsidRDefault="00003573" w:rsidP="00003573">
      <w:pPr>
        <w:numPr>
          <w:ilvl w:val="1"/>
          <w:numId w:val="105"/>
        </w:numPr>
      </w:pPr>
      <w:r w:rsidRPr="00003573">
        <w:t>"credit_count": 1,</w:t>
      </w:r>
    </w:p>
    <w:p w14:paraId="723727ED" w14:textId="77777777" w:rsidR="00003573" w:rsidRPr="00003573" w:rsidRDefault="00003573" w:rsidP="00003573">
      <w:pPr>
        <w:numPr>
          <w:ilvl w:val="1"/>
          <w:numId w:val="105"/>
        </w:numPr>
      </w:pPr>
      <w:r w:rsidRPr="00003573">
        <w:t>"notice": ""</w:t>
      </w:r>
    </w:p>
    <w:p w14:paraId="4903AC9A" w14:textId="77777777" w:rsidR="00003573" w:rsidRPr="00003573" w:rsidRDefault="00003573" w:rsidP="00003573">
      <w:r w:rsidRPr="00003573">
        <w:t>}</w:t>
      </w:r>
    </w:p>
    <w:p w14:paraId="2D017360" w14:textId="77777777" w:rsidR="00003573" w:rsidRPr="00003573" w:rsidRDefault="00003573" w:rsidP="00003573">
      <w:r w:rsidRPr="00003573">
        <w:t>}</w:t>
      </w:r>
    </w:p>
    <w:p w14:paraId="2BB40524" w14:textId="77777777" w:rsidR="00003573" w:rsidRPr="00003573" w:rsidRDefault="00003573" w:rsidP="00003573">
      <w:r w:rsidRPr="00003573">
        <w:t>Price Performance Stats v2</w:t>
      </w:r>
    </w:p>
    <w:p w14:paraId="3435F2B2" w14:textId="77777777" w:rsidR="00003573" w:rsidRPr="00003573" w:rsidRDefault="00003573" w:rsidP="00003573">
      <w:r w:rsidRPr="00003573">
        <w:t>Returns price performance statistics for one or more cryptocurrencies including launch price ROI and all-time high / all-time low. Stats are returned for an all_time period by default. UTC yesterday and a number of </w:t>
      </w:r>
      <w:r w:rsidRPr="00003573">
        <w:rPr>
          <w:i/>
          <w:iCs/>
        </w:rPr>
        <w:t>rolling time periods</w:t>
      </w:r>
      <w:r w:rsidRPr="00003573">
        <w:t> may be requested using the time_period parameter. Utilize the convert parameter to translate values into multiple fiats or cryptocurrencies using historical rates.</w:t>
      </w:r>
    </w:p>
    <w:p w14:paraId="14AC6E7C" w14:textId="77777777" w:rsidR="00003573" w:rsidRPr="00003573" w:rsidRDefault="00003573" w:rsidP="00003573">
      <w:r w:rsidRPr="00003573">
        <w:rPr>
          <w:b/>
          <w:bCs/>
        </w:rPr>
        <w:t>Please note</w:t>
      </w:r>
      <w:r w:rsidRPr="00003573">
        <w:t>: This documentation relates to our updated V2 endpoint, which may be incompatible with our V1 versions. Documentation for deprecated endpoints can be found </w:t>
      </w:r>
      <w:hyperlink r:id="rId282" w:anchor="tag/deprecated" w:history="1">
        <w:r w:rsidRPr="00003573">
          <w:rPr>
            <w:rStyle w:val="Hyperlink"/>
          </w:rPr>
          <w:t>here</w:t>
        </w:r>
      </w:hyperlink>
      <w:r w:rsidRPr="00003573">
        <w:t>.</w:t>
      </w:r>
      <w:r w:rsidRPr="00003573">
        <w:br/>
      </w:r>
      <w:r w:rsidRPr="00003573">
        <w:br/>
      </w:r>
      <w:r w:rsidRPr="00003573">
        <w:rPr>
          <w:b/>
          <w:bCs/>
        </w:rPr>
        <w:t>This endpoint is available on the following </w:t>
      </w:r>
      <w:hyperlink r:id="rId283" w:tgtFrame="_blank" w:history="1">
        <w:r w:rsidRPr="00003573">
          <w:rPr>
            <w:rStyle w:val="Hyperlink"/>
            <w:b/>
            <w:bCs/>
          </w:rPr>
          <w:t>API plans</w:t>
        </w:r>
      </w:hyperlink>
      <w:r w:rsidRPr="00003573">
        <w:rPr>
          <w:b/>
          <w:bCs/>
        </w:rPr>
        <w:t>:</w:t>
      </w:r>
    </w:p>
    <w:p w14:paraId="36173A07" w14:textId="77777777" w:rsidR="00003573" w:rsidRPr="00003573" w:rsidRDefault="00003573" w:rsidP="00003573">
      <w:pPr>
        <w:numPr>
          <w:ilvl w:val="0"/>
          <w:numId w:val="106"/>
        </w:numPr>
      </w:pPr>
      <w:del w:id="15" w:author="Unknown">
        <w:r w:rsidRPr="00003573">
          <w:delText>Basic</w:delText>
        </w:r>
      </w:del>
    </w:p>
    <w:p w14:paraId="3419F41D" w14:textId="77777777" w:rsidR="00003573" w:rsidRPr="00003573" w:rsidRDefault="00003573" w:rsidP="00003573">
      <w:pPr>
        <w:numPr>
          <w:ilvl w:val="0"/>
          <w:numId w:val="106"/>
        </w:numPr>
      </w:pPr>
      <w:del w:id="16" w:author="Unknown">
        <w:r w:rsidRPr="00003573">
          <w:delText>Hobbyist</w:delText>
        </w:r>
      </w:del>
    </w:p>
    <w:p w14:paraId="62B6C0A5" w14:textId="77777777" w:rsidR="00003573" w:rsidRPr="00003573" w:rsidRDefault="00003573" w:rsidP="00003573">
      <w:pPr>
        <w:numPr>
          <w:ilvl w:val="0"/>
          <w:numId w:val="106"/>
        </w:numPr>
      </w:pPr>
      <w:r w:rsidRPr="00003573">
        <w:t>Startup</w:t>
      </w:r>
    </w:p>
    <w:p w14:paraId="1809580E" w14:textId="77777777" w:rsidR="00003573" w:rsidRPr="00003573" w:rsidRDefault="00003573" w:rsidP="00003573">
      <w:pPr>
        <w:numPr>
          <w:ilvl w:val="0"/>
          <w:numId w:val="106"/>
        </w:numPr>
      </w:pPr>
      <w:r w:rsidRPr="00003573">
        <w:t>Standard</w:t>
      </w:r>
    </w:p>
    <w:p w14:paraId="3983C9F5" w14:textId="77777777" w:rsidR="00003573" w:rsidRPr="00003573" w:rsidRDefault="00003573" w:rsidP="00003573">
      <w:pPr>
        <w:numPr>
          <w:ilvl w:val="0"/>
          <w:numId w:val="106"/>
        </w:numPr>
      </w:pPr>
      <w:r w:rsidRPr="00003573">
        <w:t>Professional</w:t>
      </w:r>
    </w:p>
    <w:p w14:paraId="0FE790AD" w14:textId="77777777" w:rsidR="00003573" w:rsidRPr="00003573" w:rsidRDefault="00003573" w:rsidP="00003573">
      <w:pPr>
        <w:numPr>
          <w:ilvl w:val="0"/>
          <w:numId w:val="106"/>
        </w:numPr>
      </w:pPr>
      <w:r w:rsidRPr="00003573">
        <w:t>Enterprise</w:t>
      </w:r>
    </w:p>
    <w:p w14:paraId="41A5FA10" w14:textId="77777777" w:rsidR="00003573" w:rsidRPr="00003573" w:rsidRDefault="00003573" w:rsidP="00003573">
      <w:r w:rsidRPr="00003573">
        <w:rPr>
          <w:b/>
          <w:bCs/>
        </w:rPr>
        <w:t>Cache / Update frequency:</w:t>
      </w:r>
      <w:r w:rsidRPr="00003573">
        <w:t> Every 60 seconds.</w:t>
      </w:r>
      <w:r w:rsidRPr="00003573">
        <w:br/>
      </w:r>
      <w:r w:rsidRPr="00003573">
        <w:rPr>
          <w:b/>
          <w:bCs/>
        </w:rPr>
        <w:t>Plan credit use:</w:t>
      </w:r>
      <w:r w:rsidRPr="00003573">
        <w:t> 1 call credit per 100 cryptocurrencies returned (rounded up) and 1 call credit per convert option beyond the first.</w:t>
      </w:r>
      <w:r w:rsidRPr="00003573">
        <w:br/>
      </w:r>
      <w:r w:rsidRPr="00003573">
        <w:rPr>
          <w:b/>
          <w:bCs/>
        </w:rPr>
        <w:t>CMC equivalent pages:</w:t>
      </w:r>
      <w:r w:rsidRPr="00003573">
        <w:t> The statistics module displayed on cryptocurrency pages like </w:t>
      </w:r>
      <w:hyperlink r:id="rId284" w:history="1">
        <w:r w:rsidRPr="00003573">
          <w:rPr>
            <w:rStyle w:val="Hyperlink"/>
          </w:rPr>
          <w:t>Bitcoin</w:t>
        </w:r>
      </w:hyperlink>
      <w:r w:rsidRPr="00003573">
        <w:t>.</w:t>
      </w:r>
    </w:p>
    <w:p w14:paraId="17772104" w14:textId="77777777" w:rsidR="00003573" w:rsidRPr="00003573" w:rsidRDefault="00003573" w:rsidP="00003573">
      <w:r w:rsidRPr="00003573">
        <w:rPr>
          <w:b/>
          <w:bCs/>
          <w:i/>
          <w:iCs/>
        </w:rPr>
        <w:t>NOTE:</w:t>
      </w:r>
      <w:r w:rsidRPr="00003573">
        <w:rPr>
          <w:i/>
          <w:iCs/>
        </w:rPr>
        <w:t> You may also use </w:t>
      </w:r>
      <w:hyperlink r:id="rId285" w:anchor="operation/getV1CryptocurrencyOhlcvHistorical" w:history="1">
        <w:r w:rsidRPr="00003573">
          <w:rPr>
            <w:rStyle w:val="Hyperlink"/>
            <w:i/>
            <w:iCs/>
          </w:rPr>
          <w:t>/cryptocurrency/ohlcv/historical</w:t>
        </w:r>
      </w:hyperlink>
      <w:r w:rsidRPr="00003573">
        <w:rPr>
          <w:i/>
          <w:iCs/>
        </w:rPr>
        <w:t> for traditional OHLCV data at historical daily and hourly intervals. You may also use </w:t>
      </w:r>
      <w:hyperlink r:id="rId286" w:anchor="operation/getV1CryptocurrencyOhlcvLatest" w:history="1">
        <w:r w:rsidRPr="00003573">
          <w:rPr>
            <w:rStyle w:val="Hyperlink"/>
            <w:i/>
            <w:iCs/>
          </w:rPr>
          <w:t>/v1/cryptocurrency/ohlcv/latest</w:t>
        </w:r>
      </w:hyperlink>
      <w:r w:rsidRPr="00003573">
        <w:rPr>
          <w:i/>
          <w:iCs/>
        </w:rPr>
        <w:t> for OHLCV data for the current UTC day.</w:t>
      </w:r>
    </w:p>
    <w:p w14:paraId="503A4AD4" w14:textId="77777777" w:rsidR="00003573" w:rsidRPr="00003573" w:rsidRDefault="00003573" w:rsidP="00003573">
      <w:pPr>
        <w:rPr>
          <w:b/>
          <w:bCs/>
        </w:rPr>
      </w:pPr>
      <w:r w:rsidRPr="00003573">
        <w:rPr>
          <w:b/>
          <w:bCs/>
        </w:rPr>
        <w:t>Parameters</w:t>
      </w:r>
    </w:p>
    <w:p w14:paraId="67557F94" w14:textId="77777777" w:rsidR="00003573" w:rsidRPr="00003573" w:rsidRDefault="00003573" w:rsidP="00003573">
      <w:r w:rsidRPr="00003573">
        <w:t>query Parameters ?</w:t>
      </w:r>
    </w:p>
    <w:p w14:paraId="560C456E" w14:textId="77777777" w:rsidR="00003573" w:rsidRPr="00003573" w:rsidRDefault="00003573" w:rsidP="00003573">
      <w:r w:rsidRPr="00003573">
        <w:t> id</w:t>
      </w:r>
    </w:p>
    <w:p w14:paraId="2FD05FAF" w14:textId="77777777" w:rsidR="00003573" w:rsidRPr="00003573" w:rsidRDefault="00003573" w:rsidP="00003573">
      <w:r w:rsidRPr="00003573">
        <w:t>string</w:t>
      </w:r>
    </w:p>
    <w:p w14:paraId="67F3846E" w14:textId="77777777" w:rsidR="00003573" w:rsidRPr="00003573" w:rsidRDefault="00003573" w:rsidP="00003573">
      <w:r w:rsidRPr="00003573">
        <w:t>One or more comma-separated cryptocurrency CoinMarketCap IDs. Example: 1,2</w:t>
      </w:r>
    </w:p>
    <w:p w14:paraId="042C5139" w14:textId="77777777" w:rsidR="00003573" w:rsidRPr="00003573" w:rsidRDefault="00003573" w:rsidP="00003573">
      <w:r w:rsidRPr="00003573">
        <w:t> slug</w:t>
      </w:r>
    </w:p>
    <w:p w14:paraId="3334A258" w14:textId="77777777" w:rsidR="00003573" w:rsidRPr="00003573" w:rsidRDefault="00003573" w:rsidP="00003573">
      <w:r w:rsidRPr="00003573">
        <w:t>string</w:t>
      </w:r>
    </w:p>
    <w:p w14:paraId="0544CB03" w14:textId="77777777" w:rsidR="00003573" w:rsidRPr="00003573" w:rsidRDefault="00003573" w:rsidP="00003573">
      <w:r w:rsidRPr="00003573">
        <w:t>Alternatively pass a comma-separated list of cryptocurrency slugs. Example: "bitcoin,ethereum"</w:t>
      </w:r>
    </w:p>
    <w:p w14:paraId="3B2CD8AE" w14:textId="77777777" w:rsidR="00003573" w:rsidRPr="00003573" w:rsidRDefault="00003573" w:rsidP="00003573">
      <w:r w:rsidRPr="00003573">
        <w:t> symbol</w:t>
      </w:r>
    </w:p>
    <w:p w14:paraId="42815398" w14:textId="77777777" w:rsidR="00003573" w:rsidRPr="00003573" w:rsidRDefault="00003573" w:rsidP="00003573">
      <w:r w:rsidRPr="00003573">
        <w:t>string</w:t>
      </w:r>
    </w:p>
    <w:p w14:paraId="7670B386" w14:textId="77777777" w:rsidR="00003573" w:rsidRPr="00003573" w:rsidRDefault="00003573" w:rsidP="00003573">
      <w:r w:rsidRPr="00003573">
        <w:t>Alternatively pass one or more comma-separated cryptocurrency symbols. Example: "BTC,ETH". At least one "id" </w:t>
      </w:r>
      <w:r w:rsidRPr="00003573">
        <w:rPr>
          <w:i/>
          <w:iCs/>
        </w:rPr>
        <w:t>or</w:t>
      </w:r>
      <w:r w:rsidRPr="00003573">
        <w:t> "slug" </w:t>
      </w:r>
      <w:r w:rsidRPr="00003573">
        <w:rPr>
          <w:i/>
          <w:iCs/>
        </w:rPr>
        <w:t>or</w:t>
      </w:r>
      <w:r w:rsidRPr="00003573">
        <w:t> "symbol" is required for this request.</w:t>
      </w:r>
    </w:p>
    <w:p w14:paraId="5CA41C8E" w14:textId="77777777" w:rsidR="00003573" w:rsidRPr="00003573" w:rsidRDefault="00003573" w:rsidP="00003573">
      <w:r w:rsidRPr="00003573">
        <w:t> time_period</w:t>
      </w:r>
    </w:p>
    <w:p w14:paraId="1EE85D9D" w14:textId="77777777" w:rsidR="00003573" w:rsidRPr="00003573" w:rsidRDefault="00003573" w:rsidP="00003573">
      <w:r w:rsidRPr="00003573">
        <w:t>string</w:t>
      </w:r>
    </w:p>
    <w:p w14:paraId="535C0456" w14:textId="77777777" w:rsidR="00003573" w:rsidRPr="00003573" w:rsidRDefault="00003573" w:rsidP="00003573">
      <w:r w:rsidRPr="00003573">
        <w:t>"all_time"</w:t>
      </w:r>
    </w:p>
    <w:p w14:paraId="0C1F28D8" w14:textId="77777777" w:rsidR="00003573" w:rsidRPr="00003573" w:rsidRDefault="00003573" w:rsidP="00003573">
      <w:r w:rsidRPr="00003573">
        <w:t>Specify one or more comma-delimited time periods to return stats for. all_time is the default. Pass all_time,yesterday,24h,7d,30d,90d,365d to return all supported time periods. All rolling periods have a rolling close time of the current request time. For example 24h would have a close time of now and an open time of 24 hours before now. </w:t>
      </w:r>
      <w:r w:rsidRPr="00003573">
        <w:rPr>
          <w:i/>
          <w:iCs/>
        </w:rPr>
        <w:t>Please note: yesterday is a UTC period and currently does not currently support high and low timestamps.</w:t>
      </w:r>
    </w:p>
    <w:p w14:paraId="226E9287" w14:textId="77777777" w:rsidR="00003573" w:rsidRPr="00003573" w:rsidRDefault="00003573" w:rsidP="00003573">
      <w:r w:rsidRPr="00003573">
        <w:t> convert</w:t>
      </w:r>
    </w:p>
    <w:p w14:paraId="06F81765" w14:textId="77777777" w:rsidR="00003573" w:rsidRPr="00003573" w:rsidRDefault="00003573" w:rsidP="00003573">
      <w:r w:rsidRPr="00003573">
        <w:t>string</w:t>
      </w:r>
    </w:p>
    <w:p w14:paraId="76A622B4" w14:textId="77777777" w:rsidR="00003573" w:rsidRPr="00003573" w:rsidRDefault="00003573" w:rsidP="00003573">
      <w:r w:rsidRPr="00003573">
        <w:t>Optionally calculate quotes in up to 120 currencies at once by passing a comma-separated list of cryptocurrency or fiat currency symbols. Each additional convert option beyond the first requires an additional call credit. A list of supported fiat options can be found </w:t>
      </w:r>
      <w:hyperlink r:id="rId287" w:anchor="section/Standards-and-Conventions" w:history="1">
        <w:r w:rsidRPr="00003573">
          <w:rPr>
            <w:rStyle w:val="Hyperlink"/>
          </w:rPr>
          <w:t>here</w:t>
        </w:r>
      </w:hyperlink>
      <w:r w:rsidRPr="00003573">
        <w:t>. Each conversion is returned in its own "quote" object.</w:t>
      </w:r>
    </w:p>
    <w:p w14:paraId="5E8E4940" w14:textId="77777777" w:rsidR="00003573" w:rsidRPr="00003573" w:rsidRDefault="00003573" w:rsidP="00003573">
      <w:r w:rsidRPr="00003573">
        <w:t> convert_id</w:t>
      </w:r>
    </w:p>
    <w:p w14:paraId="139D11D1" w14:textId="77777777" w:rsidR="00003573" w:rsidRPr="00003573" w:rsidRDefault="00003573" w:rsidP="00003573">
      <w:r w:rsidRPr="00003573">
        <w:t>string</w:t>
      </w:r>
    </w:p>
    <w:p w14:paraId="0BC1322E" w14:textId="77777777" w:rsidR="00003573" w:rsidRPr="00003573" w:rsidRDefault="00003573" w:rsidP="00003573">
      <w:r w:rsidRPr="00003573">
        <w:t>Optionally calculate quotes by CoinMarketCap ID instead of symbol. This option is identical to convert outside of ID format. Ex: convert_id=1,2781 would replace convert=BTC,USD in your query. This parameter cannot be used when convert is used.</w:t>
      </w:r>
    </w:p>
    <w:p w14:paraId="0DAECB7B" w14:textId="77777777" w:rsidR="00003573" w:rsidRPr="00003573" w:rsidRDefault="00003573" w:rsidP="00003573">
      <w:r w:rsidRPr="00003573">
        <w:t> skip_invalid</w:t>
      </w:r>
    </w:p>
    <w:p w14:paraId="05C0ED14" w14:textId="77777777" w:rsidR="00003573" w:rsidRPr="00003573" w:rsidRDefault="00003573" w:rsidP="00003573">
      <w:r w:rsidRPr="00003573">
        <w:t>boolean</w:t>
      </w:r>
    </w:p>
    <w:p w14:paraId="5553BF01" w14:textId="77777777" w:rsidR="00003573" w:rsidRPr="00003573" w:rsidRDefault="00003573" w:rsidP="00003573">
      <w:r w:rsidRPr="00003573">
        <w:t>true</w:t>
      </w:r>
    </w:p>
    <w:p w14:paraId="08D35FAF" w14:textId="77777777" w:rsidR="00003573" w:rsidRPr="00003573" w:rsidRDefault="00003573" w:rsidP="00003573">
      <w:r w:rsidRPr="00003573">
        <w:t>Pass true to relax request validation rules. When requesting records on multiple cryptocurrencies an error is returned if no match is found for 1 or more requested cryptocurrencies. If set to true, invalid lookups will be skipped allowing valid cryptocurrencies to still be returned.</w:t>
      </w:r>
    </w:p>
    <w:p w14:paraId="300A79A4" w14:textId="77777777" w:rsidR="00003573" w:rsidRPr="00003573" w:rsidRDefault="00003573" w:rsidP="00003573">
      <w:r w:rsidRPr="00003573">
        <w:t>Responses</w:t>
      </w:r>
    </w:p>
    <w:p w14:paraId="1CE963D8" w14:textId="77777777" w:rsidR="00003573" w:rsidRPr="00003573" w:rsidRDefault="00003573" w:rsidP="00003573">
      <w:r w:rsidRPr="00003573">
        <w:t>200 Successful</w:t>
      </w:r>
    </w:p>
    <w:p w14:paraId="40A81216" w14:textId="77777777" w:rsidR="00003573" w:rsidRPr="00003573" w:rsidRDefault="00003573" w:rsidP="00003573">
      <w:r w:rsidRPr="00003573">
        <w:t>Response Schema</w:t>
      </w:r>
    </w:p>
    <w:tbl>
      <w:tblPr>
        <w:tblW w:w="11398" w:type="dxa"/>
        <w:tblCellMar>
          <w:top w:w="15" w:type="dxa"/>
          <w:left w:w="15" w:type="dxa"/>
          <w:bottom w:w="15" w:type="dxa"/>
          <w:right w:w="15" w:type="dxa"/>
        </w:tblCellMar>
        <w:tblLook w:val="04A0" w:firstRow="1" w:lastRow="0" w:firstColumn="1" w:lastColumn="0" w:noHBand="0" w:noVBand="1"/>
      </w:tblPr>
      <w:tblGrid>
        <w:gridCol w:w="2855"/>
        <w:gridCol w:w="8543"/>
      </w:tblGrid>
      <w:tr w:rsidR="00003573" w:rsidRPr="00003573" w14:paraId="2A46B111" w14:textId="77777777">
        <w:tc>
          <w:tcPr>
            <w:tcW w:w="0" w:type="auto"/>
            <w:noWrap/>
            <w:tcMar>
              <w:top w:w="150" w:type="dxa"/>
              <w:left w:w="0" w:type="dxa"/>
              <w:bottom w:w="150" w:type="dxa"/>
              <w:right w:w="0" w:type="dxa"/>
            </w:tcMar>
            <w:hideMark/>
          </w:tcPr>
          <w:p w14:paraId="0ACAADD0" w14:textId="77777777" w:rsidR="00003573" w:rsidRPr="00003573" w:rsidRDefault="00003573" w:rsidP="00003573">
            <w:r w:rsidRPr="00003573">
              <w:rPr>
                <w:b/>
                <w:bCs/>
              </w:rPr>
              <w:t> data </w:t>
            </w:r>
          </w:p>
        </w:tc>
        <w:tc>
          <w:tcPr>
            <w:tcW w:w="8543" w:type="dxa"/>
            <w:tcBorders>
              <w:bottom w:val="single" w:sz="6" w:space="0" w:color="9FB4BE"/>
            </w:tcBorders>
            <w:tcMar>
              <w:top w:w="150" w:type="dxa"/>
              <w:left w:w="0" w:type="dxa"/>
              <w:bottom w:w="150" w:type="dxa"/>
              <w:right w:w="0" w:type="dxa"/>
            </w:tcMar>
            <w:vAlign w:val="center"/>
            <w:hideMark/>
          </w:tcPr>
          <w:p w14:paraId="1C7AB38C" w14:textId="77777777" w:rsidR="00003573" w:rsidRPr="00003573" w:rsidRDefault="00003573" w:rsidP="00003573">
            <w:r w:rsidRPr="00003573">
              <w:t>An object map of cryptocurrency objects by ID, slug, or symbol (as used in query parameters).</w:t>
            </w:r>
          </w:p>
        </w:tc>
      </w:tr>
      <w:tr w:rsidR="00003573" w:rsidRPr="00003573" w14:paraId="26B5D7A2" w14:textId="77777777">
        <w:tc>
          <w:tcPr>
            <w:tcW w:w="0" w:type="auto"/>
            <w:gridSpan w:val="2"/>
            <w:tcMar>
              <w:top w:w="0" w:type="dxa"/>
              <w:left w:w="150" w:type="dxa"/>
              <w:bottom w:w="0" w:type="dxa"/>
              <w:right w:w="150" w:type="dxa"/>
            </w:tcMar>
            <w:vAlign w:val="center"/>
            <w:hideMark/>
          </w:tcPr>
          <w:p w14:paraId="75039D48" w14:textId="77777777" w:rsidR="00003573" w:rsidRPr="00003573" w:rsidRDefault="00003573" w:rsidP="00003573"/>
        </w:tc>
      </w:tr>
      <w:tr w:rsidR="00003573" w:rsidRPr="00003573" w14:paraId="65AC17F4" w14:textId="77777777">
        <w:tc>
          <w:tcPr>
            <w:tcW w:w="0" w:type="auto"/>
            <w:noWrap/>
            <w:tcMar>
              <w:top w:w="150" w:type="dxa"/>
              <w:left w:w="0" w:type="dxa"/>
              <w:bottom w:w="150" w:type="dxa"/>
              <w:right w:w="0" w:type="dxa"/>
            </w:tcMar>
            <w:hideMark/>
          </w:tcPr>
          <w:p w14:paraId="291E1AB9" w14:textId="77777777" w:rsidR="00003573" w:rsidRPr="00003573" w:rsidRDefault="00003573" w:rsidP="00003573">
            <w:r w:rsidRPr="00003573">
              <w:rPr>
                <w:b/>
                <w:bCs/>
              </w:rPr>
              <w:t> status </w:t>
            </w:r>
          </w:p>
        </w:tc>
        <w:tc>
          <w:tcPr>
            <w:tcW w:w="8543" w:type="dxa"/>
            <w:tcBorders>
              <w:bottom w:val="single" w:sz="6" w:space="0" w:color="9FB4BE"/>
            </w:tcBorders>
            <w:tcMar>
              <w:top w:w="150" w:type="dxa"/>
              <w:left w:w="0" w:type="dxa"/>
              <w:bottom w:w="150" w:type="dxa"/>
              <w:right w:w="0" w:type="dxa"/>
            </w:tcMar>
            <w:vAlign w:val="center"/>
            <w:hideMark/>
          </w:tcPr>
          <w:p w14:paraId="02F3FFE1" w14:textId="77777777" w:rsidR="00003573" w:rsidRPr="00003573" w:rsidRDefault="00003573" w:rsidP="00003573">
            <w:r w:rsidRPr="00003573">
              <w:t>Standardized status object for API calls.</w:t>
            </w:r>
          </w:p>
        </w:tc>
      </w:tr>
      <w:tr w:rsidR="00003573" w:rsidRPr="00003573" w14:paraId="5E352DD8" w14:textId="77777777">
        <w:tc>
          <w:tcPr>
            <w:tcW w:w="0" w:type="auto"/>
            <w:gridSpan w:val="2"/>
            <w:tcBorders>
              <w:left w:val="nil"/>
            </w:tcBorders>
            <w:tcMar>
              <w:top w:w="0" w:type="dxa"/>
              <w:left w:w="150" w:type="dxa"/>
              <w:bottom w:w="0" w:type="dxa"/>
              <w:right w:w="150" w:type="dxa"/>
            </w:tcMar>
            <w:vAlign w:val="center"/>
            <w:hideMark/>
          </w:tcPr>
          <w:p w14:paraId="161FD4D8" w14:textId="77777777" w:rsidR="00003573" w:rsidRPr="00003573" w:rsidRDefault="00003573" w:rsidP="00003573"/>
        </w:tc>
      </w:tr>
    </w:tbl>
    <w:p w14:paraId="392CAD55" w14:textId="77777777" w:rsidR="00003573" w:rsidRPr="00003573" w:rsidRDefault="00003573" w:rsidP="00003573">
      <w:r w:rsidRPr="00003573">
        <w:t>400 Bad Request</w:t>
      </w:r>
    </w:p>
    <w:p w14:paraId="02026502" w14:textId="77777777" w:rsidR="00003573" w:rsidRPr="00003573" w:rsidRDefault="00003573" w:rsidP="00003573">
      <w:r w:rsidRPr="00003573">
        <w:t>401 Unauthorized</w:t>
      </w:r>
    </w:p>
    <w:p w14:paraId="30E9AA03" w14:textId="77777777" w:rsidR="00003573" w:rsidRPr="00003573" w:rsidRDefault="00003573" w:rsidP="00003573">
      <w:r w:rsidRPr="00003573">
        <w:t>403 Forbidden</w:t>
      </w:r>
    </w:p>
    <w:p w14:paraId="0F2BF5FC" w14:textId="77777777" w:rsidR="00003573" w:rsidRPr="00003573" w:rsidRDefault="00003573" w:rsidP="00003573">
      <w:r w:rsidRPr="00003573">
        <w:t>429 Too Many Requests</w:t>
      </w:r>
    </w:p>
    <w:p w14:paraId="24887434" w14:textId="77777777" w:rsidR="00003573" w:rsidRPr="00003573" w:rsidRDefault="00003573" w:rsidP="00003573">
      <w:r w:rsidRPr="00003573">
        <w:t>500 Internal Server Error</w:t>
      </w:r>
    </w:p>
    <w:p w14:paraId="21DEB673" w14:textId="77777777" w:rsidR="00003573" w:rsidRPr="00003573" w:rsidRDefault="00003573" w:rsidP="00003573">
      <w:pPr>
        <w:rPr>
          <w:b/>
          <w:bCs/>
        </w:rPr>
      </w:pPr>
      <w:r w:rsidRPr="00003573">
        <w:rPr>
          <w:b/>
          <w:bCs/>
        </w:rPr>
        <w:t>get</w:t>
      </w:r>
    </w:p>
    <w:p w14:paraId="780A1F28" w14:textId="77777777" w:rsidR="00003573" w:rsidRPr="00003573" w:rsidRDefault="00003573" w:rsidP="00003573">
      <w:r w:rsidRPr="00003573">
        <w:t> /v2/cryptocurrency/price-performance-stats/latest</w:t>
      </w:r>
    </w:p>
    <w:p w14:paraId="375A4961" w14:textId="77777777" w:rsidR="00003573" w:rsidRPr="00003573" w:rsidRDefault="00003573" w:rsidP="00003573">
      <w:r w:rsidRPr="00003573">
        <w:t>Server URL</w:t>
      </w:r>
    </w:p>
    <w:p w14:paraId="1DBDCDDB" w14:textId="77777777" w:rsidR="00003573" w:rsidRPr="00003573" w:rsidRDefault="00003573" w:rsidP="00003573">
      <w:r w:rsidRPr="00003573">
        <w:t>https://pro-api.coinmarketcap.com/v2/cryptocurrency/price-performance-stats/latest</w:t>
      </w:r>
    </w:p>
    <w:p w14:paraId="158F0634" w14:textId="77777777" w:rsidR="00003573" w:rsidRPr="00003573" w:rsidRDefault="00003573" w:rsidP="00003573">
      <w:r w:rsidRPr="00003573">
        <w:br/>
        <w:t>Response samples</w:t>
      </w:r>
    </w:p>
    <w:p w14:paraId="2AEDC2D9" w14:textId="77777777" w:rsidR="00003573" w:rsidRPr="00003573" w:rsidRDefault="00003573" w:rsidP="00003573">
      <w:pPr>
        <w:numPr>
          <w:ilvl w:val="0"/>
          <w:numId w:val="107"/>
        </w:numPr>
      </w:pPr>
      <w:r w:rsidRPr="00003573">
        <w:t>200 Successful</w:t>
      </w:r>
    </w:p>
    <w:p w14:paraId="7E58BD05" w14:textId="77777777" w:rsidR="00003573" w:rsidRPr="00003573" w:rsidRDefault="00003573" w:rsidP="00003573">
      <w:pPr>
        <w:numPr>
          <w:ilvl w:val="0"/>
          <w:numId w:val="107"/>
        </w:numPr>
      </w:pPr>
      <w:r w:rsidRPr="00003573">
        <w:t>400 Bad Request</w:t>
      </w:r>
    </w:p>
    <w:p w14:paraId="2D585FE1" w14:textId="77777777" w:rsidR="00003573" w:rsidRPr="00003573" w:rsidRDefault="00003573" w:rsidP="00003573">
      <w:pPr>
        <w:numPr>
          <w:ilvl w:val="0"/>
          <w:numId w:val="107"/>
        </w:numPr>
      </w:pPr>
      <w:r w:rsidRPr="00003573">
        <w:t>401 Unauthorized</w:t>
      </w:r>
    </w:p>
    <w:p w14:paraId="32630658" w14:textId="77777777" w:rsidR="00003573" w:rsidRPr="00003573" w:rsidRDefault="00003573" w:rsidP="00003573">
      <w:pPr>
        <w:numPr>
          <w:ilvl w:val="0"/>
          <w:numId w:val="107"/>
        </w:numPr>
      </w:pPr>
      <w:r w:rsidRPr="00003573">
        <w:t>403 Forbidden</w:t>
      </w:r>
    </w:p>
    <w:p w14:paraId="1BF71C03" w14:textId="77777777" w:rsidR="00003573" w:rsidRPr="00003573" w:rsidRDefault="00003573" w:rsidP="00003573">
      <w:pPr>
        <w:numPr>
          <w:ilvl w:val="0"/>
          <w:numId w:val="107"/>
        </w:numPr>
      </w:pPr>
      <w:r w:rsidRPr="00003573">
        <w:t>429 Too Many Requests</w:t>
      </w:r>
    </w:p>
    <w:p w14:paraId="71FA61D9" w14:textId="77777777" w:rsidR="00003573" w:rsidRPr="00003573" w:rsidRDefault="00003573" w:rsidP="00003573">
      <w:pPr>
        <w:numPr>
          <w:ilvl w:val="0"/>
          <w:numId w:val="107"/>
        </w:numPr>
      </w:pPr>
      <w:r w:rsidRPr="00003573">
        <w:t>500 Internal Server Error</w:t>
      </w:r>
    </w:p>
    <w:p w14:paraId="2D88BBF7" w14:textId="77777777" w:rsidR="00003573" w:rsidRPr="00003573" w:rsidRDefault="00003573" w:rsidP="00003573">
      <w:r w:rsidRPr="00003573">
        <w:t>{</w:t>
      </w:r>
    </w:p>
    <w:p w14:paraId="719FCF90" w14:textId="77777777" w:rsidR="00003573" w:rsidRPr="00003573" w:rsidRDefault="00003573" w:rsidP="00003573">
      <w:pPr>
        <w:numPr>
          <w:ilvl w:val="0"/>
          <w:numId w:val="108"/>
        </w:numPr>
      </w:pPr>
      <w:r w:rsidRPr="00003573">
        <w:t>"data": {</w:t>
      </w:r>
    </w:p>
    <w:p w14:paraId="1AEAC98A" w14:textId="77777777" w:rsidR="00003573" w:rsidRPr="00003573" w:rsidRDefault="00003573" w:rsidP="00003573">
      <w:pPr>
        <w:numPr>
          <w:ilvl w:val="1"/>
          <w:numId w:val="108"/>
        </w:numPr>
      </w:pPr>
      <w:r w:rsidRPr="00003573">
        <w:t>"1": {</w:t>
      </w:r>
    </w:p>
    <w:p w14:paraId="3C428149" w14:textId="77777777" w:rsidR="00003573" w:rsidRPr="00003573" w:rsidRDefault="00003573" w:rsidP="00003573">
      <w:pPr>
        <w:numPr>
          <w:ilvl w:val="2"/>
          <w:numId w:val="108"/>
        </w:numPr>
      </w:pPr>
      <w:r w:rsidRPr="00003573">
        <w:t>"id": 1,</w:t>
      </w:r>
    </w:p>
    <w:p w14:paraId="5E66924D" w14:textId="77777777" w:rsidR="00003573" w:rsidRPr="00003573" w:rsidRDefault="00003573" w:rsidP="00003573">
      <w:pPr>
        <w:numPr>
          <w:ilvl w:val="2"/>
          <w:numId w:val="108"/>
        </w:numPr>
      </w:pPr>
      <w:r w:rsidRPr="00003573">
        <w:t>"name": "Bitcoin",</w:t>
      </w:r>
    </w:p>
    <w:p w14:paraId="20078A70" w14:textId="77777777" w:rsidR="00003573" w:rsidRPr="00003573" w:rsidRDefault="00003573" w:rsidP="00003573">
      <w:pPr>
        <w:numPr>
          <w:ilvl w:val="2"/>
          <w:numId w:val="108"/>
        </w:numPr>
      </w:pPr>
      <w:r w:rsidRPr="00003573">
        <w:t>"symbol": "BTC",</w:t>
      </w:r>
    </w:p>
    <w:p w14:paraId="5C56A4D5" w14:textId="77777777" w:rsidR="00003573" w:rsidRPr="00003573" w:rsidRDefault="00003573" w:rsidP="00003573">
      <w:pPr>
        <w:numPr>
          <w:ilvl w:val="2"/>
          <w:numId w:val="108"/>
        </w:numPr>
      </w:pPr>
      <w:r w:rsidRPr="00003573">
        <w:t>"slug": "bitcoin",</w:t>
      </w:r>
    </w:p>
    <w:p w14:paraId="02FE576C" w14:textId="77777777" w:rsidR="00003573" w:rsidRPr="00003573" w:rsidRDefault="00003573" w:rsidP="00003573">
      <w:pPr>
        <w:numPr>
          <w:ilvl w:val="2"/>
          <w:numId w:val="108"/>
        </w:numPr>
      </w:pPr>
      <w:r w:rsidRPr="00003573">
        <w:t>"last_updated": "2019-08-22T01:51:32.000Z",</w:t>
      </w:r>
    </w:p>
    <w:p w14:paraId="726C8E1E" w14:textId="77777777" w:rsidR="00003573" w:rsidRPr="00003573" w:rsidRDefault="00003573" w:rsidP="00003573">
      <w:pPr>
        <w:numPr>
          <w:ilvl w:val="2"/>
          <w:numId w:val="108"/>
        </w:numPr>
      </w:pPr>
      <w:r w:rsidRPr="00003573">
        <w:t>"periods": {</w:t>
      </w:r>
    </w:p>
    <w:p w14:paraId="49950478" w14:textId="77777777" w:rsidR="00003573" w:rsidRPr="00003573" w:rsidRDefault="00003573" w:rsidP="00003573">
      <w:pPr>
        <w:numPr>
          <w:ilvl w:val="3"/>
          <w:numId w:val="108"/>
        </w:numPr>
      </w:pPr>
      <w:r w:rsidRPr="00003573">
        <w:t>"all_time": {</w:t>
      </w:r>
    </w:p>
    <w:p w14:paraId="74D94BD4" w14:textId="77777777" w:rsidR="00003573" w:rsidRPr="00003573" w:rsidRDefault="00003573" w:rsidP="00003573">
      <w:pPr>
        <w:numPr>
          <w:ilvl w:val="4"/>
          <w:numId w:val="108"/>
        </w:numPr>
      </w:pPr>
      <w:r w:rsidRPr="00003573">
        <w:t>"open_timestamp": "2013-04-28T00:00:00.000Z",</w:t>
      </w:r>
    </w:p>
    <w:p w14:paraId="4F3EF4DB" w14:textId="77777777" w:rsidR="00003573" w:rsidRPr="00003573" w:rsidRDefault="00003573" w:rsidP="00003573">
      <w:pPr>
        <w:numPr>
          <w:ilvl w:val="4"/>
          <w:numId w:val="108"/>
        </w:numPr>
      </w:pPr>
      <w:r w:rsidRPr="00003573">
        <w:t>"high_timestamp": "2017-12-17T12:19:14.000Z",</w:t>
      </w:r>
    </w:p>
    <w:p w14:paraId="3D4464AE" w14:textId="77777777" w:rsidR="00003573" w:rsidRPr="00003573" w:rsidRDefault="00003573" w:rsidP="00003573">
      <w:pPr>
        <w:numPr>
          <w:ilvl w:val="4"/>
          <w:numId w:val="108"/>
        </w:numPr>
      </w:pPr>
      <w:r w:rsidRPr="00003573">
        <w:t>"low_timestamp": "2013-07-05T18:56:01.000Z",</w:t>
      </w:r>
    </w:p>
    <w:p w14:paraId="03D72901" w14:textId="77777777" w:rsidR="00003573" w:rsidRPr="00003573" w:rsidRDefault="00003573" w:rsidP="00003573">
      <w:pPr>
        <w:numPr>
          <w:ilvl w:val="4"/>
          <w:numId w:val="108"/>
        </w:numPr>
      </w:pPr>
      <w:r w:rsidRPr="00003573">
        <w:t>"close_timestamp": "2019-08-22T01:52:18.613Z",</w:t>
      </w:r>
    </w:p>
    <w:p w14:paraId="704CAAE8" w14:textId="77777777" w:rsidR="00003573" w:rsidRPr="00003573" w:rsidRDefault="00003573" w:rsidP="00003573">
      <w:pPr>
        <w:numPr>
          <w:ilvl w:val="4"/>
          <w:numId w:val="108"/>
        </w:numPr>
      </w:pPr>
      <w:r w:rsidRPr="00003573">
        <w:t>"quote": {</w:t>
      </w:r>
    </w:p>
    <w:p w14:paraId="4845722E" w14:textId="77777777" w:rsidR="00003573" w:rsidRPr="00003573" w:rsidRDefault="00003573" w:rsidP="00003573">
      <w:pPr>
        <w:numPr>
          <w:ilvl w:val="5"/>
          <w:numId w:val="108"/>
        </w:numPr>
      </w:pPr>
      <w:r w:rsidRPr="00003573">
        <w:t>"USD": {</w:t>
      </w:r>
    </w:p>
    <w:p w14:paraId="2B3A17C5" w14:textId="77777777" w:rsidR="00003573" w:rsidRPr="00003573" w:rsidRDefault="00003573" w:rsidP="00003573">
      <w:pPr>
        <w:numPr>
          <w:ilvl w:val="6"/>
          <w:numId w:val="108"/>
        </w:numPr>
      </w:pPr>
      <w:r w:rsidRPr="00003573">
        <w:t>"open": 135.3000030517578,</w:t>
      </w:r>
    </w:p>
    <w:p w14:paraId="6EAE97DC" w14:textId="77777777" w:rsidR="00003573" w:rsidRPr="00003573" w:rsidRDefault="00003573" w:rsidP="00003573">
      <w:pPr>
        <w:numPr>
          <w:ilvl w:val="6"/>
          <w:numId w:val="108"/>
        </w:numPr>
      </w:pPr>
      <w:r w:rsidRPr="00003573">
        <w:t>"open_timestamp": "2013-04-28T00:00:00.000Z",</w:t>
      </w:r>
    </w:p>
    <w:p w14:paraId="3B04D513" w14:textId="77777777" w:rsidR="00003573" w:rsidRPr="00003573" w:rsidRDefault="00003573" w:rsidP="00003573">
      <w:pPr>
        <w:numPr>
          <w:ilvl w:val="6"/>
          <w:numId w:val="108"/>
        </w:numPr>
      </w:pPr>
      <w:r w:rsidRPr="00003573">
        <w:t>"high": 20088.99609375,</w:t>
      </w:r>
    </w:p>
    <w:p w14:paraId="436F0102" w14:textId="77777777" w:rsidR="00003573" w:rsidRPr="00003573" w:rsidRDefault="00003573" w:rsidP="00003573">
      <w:pPr>
        <w:numPr>
          <w:ilvl w:val="6"/>
          <w:numId w:val="108"/>
        </w:numPr>
      </w:pPr>
      <w:r w:rsidRPr="00003573">
        <w:t>"high_timestamp": "2017-12-17T12:19:14.000Z",</w:t>
      </w:r>
    </w:p>
    <w:p w14:paraId="14869208" w14:textId="77777777" w:rsidR="00003573" w:rsidRPr="00003573" w:rsidRDefault="00003573" w:rsidP="00003573">
      <w:pPr>
        <w:numPr>
          <w:ilvl w:val="6"/>
          <w:numId w:val="108"/>
        </w:numPr>
      </w:pPr>
      <w:r w:rsidRPr="00003573">
        <w:t>"low": 65.5260009765625,</w:t>
      </w:r>
    </w:p>
    <w:p w14:paraId="099CEA64" w14:textId="77777777" w:rsidR="00003573" w:rsidRPr="00003573" w:rsidRDefault="00003573" w:rsidP="00003573">
      <w:pPr>
        <w:numPr>
          <w:ilvl w:val="6"/>
          <w:numId w:val="108"/>
        </w:numPr>
      </w:pPr>
      <w:r w:rsidRPr="00003573">
        <w:t>"low_timestamp": "2013-07-05T18:56:01.000Z",</w:t>
      </w:r>
    </w:p>
    <w:p w14:paraId="63D8BB9E" w14:textId="77777777" w:rsidR="00003573" w:rsidRPr="00003573" w:rsidRDefault="00003573" w:rsidP="00003573">
      <w:pPr>
        <w:numPr>
          <w:ilvl w:val="6"/>
          <w:numId w:val="108"/>
        </w:numPr>
      </w:pPr>
      <w:r w:rsidRPr="00003573">
        <w:t>"close": 65.5260009765625,</w:t>
      </w:r>
    </w:p>
    <w:p w14:paraId="0CA28C92" w14:textId="77777777" w:rsidR="00003573" w:rsidRPr="00003573" w:rsidRDefault="00003573" w:rsidP="00003573">
      <w:pPr>
        <w:numPr>
          <w:ilvl w:val="6"/>
          <w:numId w:val="108"/>
        </w:numPr>
      </w:pPr>
      <w:r w:rsidRPr="00003573">
        <w:t>"close_timestamp": "2019-08-22T01:52:18.618Z",</w:t>
      </w:r>
    </w:p>
    <w:p w14:paraId="52F76D4B" w14:textId="77777777" w:rsidR="00003573" w:rsidRPr="00003573" w:rsidRDefault="00003573" w:rsidP="00003573">
      <w:pPr>
        <w:numPr>
          <w:ilvl w:val="6"/>
          <w:numId w:val="108"/>
        </w:numPr>
      </w:pPr>
      <w:r w:rsidRPr="00003573">
        <w:t>"percent_change": 7223.718930042746,</w:t>
      </w:r>
    </w:p>
    <w:p w14:paraId="7928AF2F" w14:textId="77777777" w:rsidR="00003573" w:rsidRPr="00003573" w:rsidRDefault="00003573" w:rsidP="00003573">
      <w:pPr>
        <w:numPr>
          <w:ilvl w:val="6"/>
          <w:numId w:val="108"/>
        </w:numPr>
      </w:pPr>
      <w:r w:rsidRPr="00003573">
        <w:t>"price_change": 9773.691932798241</w:t>
      </w:r>
    </w:p>
    <w:p w14:paraId="28D58F38" w14:textId="77777777" w:rsidR="00003573" w:rsidRPr="00003573" w:rsidRDefault="00003573" w:rsidP="00003573">
      <w:r w:rsidRPr="00003573">
        <w:t>}</w:t>
      </w:r>
    </w:p>
    <w:p w14:paraId="23E4159C" w14:textId="77777777" w:rsidR="00003573" w:rsidRPr="00003573" w:rsidRDefault="00003573" w:rsidP="00003573">
      <w:pPr>
        <w:numPr>
          <w:ilvl w:val="4"/>
          <w:numId w:val="108"/>
        </w:numPr>
      </w:pPr>
      <w:r w:rsidRPr="00003573">
        <w:t>}</w:t>
      </w:r>
    </w:p>
    <w:p w14:paraId="001DD958" w14:textId="77777777" w:rsidR="00003573" w:rsidRPr="00003573" w:rsidRDefault="00003573" w:rsidP="00003573">
      <w:pPr>
        <w:numPr>
          <w:ilvl w:val="3"/>
          <w:numId w:val="108"/>
        </w:numPr>
      </w:pPr>
      <w:r w:rsidRPr="00003573">
        <w:t>}</w:t>
      </w:r>
    </w:p>
    <w:p w14:paraId="1427A604" w14:textId="77777777" w:rsidR="00003573" w:rsidRPr="00003573" w:rsidRDefault="00003573" w:rsidP="00003573">
      <w:pPr>
        <w:numPr>
          <w:ilvl w:val="2"/>
          <w:numId w:val="108"/>
        </w:numPr>
      </w:pPr>
      <w:r w:rsidRPr="00003573">
        <w:t>}</w:t>
      </w:r>
    </w:p>
    <w:p w14:paraId="50189EE7" w14:textId="77777777" w:rsidR="00003573" w:rsidRPr="00003573" w:rsidRDefault="00003573" w:rsidP="00003573">
      <w:pPr>
        <w:numPr>
          <w:ilvl w:val="1"/>
          <w:numId w:val="108"/>
        </w:numPr>
      </w:pPr>
      <w:r w:rsidRPr="00003573">
        <w:t>}</w:t>
      </w:r>
    </w:p>
    <w:p w14:paraId="5B94D5A5" w14:textId="77777777" w:rsidR="00003573" w:rsidRPr="00003573" w:rsidRDefault="00003573" w:rsidP="00003573">
      <w:pPr>
        <w:numPr>
          <w:ilvl w:val="0"/>
          <w:numId w:val="108"/>
        </w:numPr>
      </w:pPr>
      <w:r w:rsidRPr="00003573">
        <w:t>},</w:t>
      </w:r>
    </w:p>
    <w:p w14:paraId="77D5032A" w14:textId="77777777" w:rsidR="00003573" w:rsidRPr="00003573" w:rsidRDefault="00003573" w:rsidP="00003573">
      <w:pPr>
        <w:numPr>
          <w:ilvl w:val="0"/>
          <w:numId w:val="108"/>
        </w:numPr>
      </w:pPr>
      <w:r w:rsidRPr="00003573">
        <w:t>"status": {</w:t>
      </w:r>
    </w:p>
    <w:p w14:paraId="41E7557F" w14:textId="77777777" w:rsidR="00003573" w:rsidRPr="00003573" w:rsidRDefault="00003573" w:rsidP="00003573">
      <w:pPr>
        <w:numPr>
          <w:ilvl w:val="1"/>
          <w:numId w:val="108"/>
        </w:numPr>
      </w:pPr>
      <w:r w:rsidRPr="00003573">
        <w:t>"timestamp": "2025-11-15T22:40:28.212Z",</w:t>
      </w:r>
    </w:p>
    <w:p w14:paraId="62C7D10F" w14:textId="77777777" w:rsidR="00003573" w:rsidRPr="00003573" w:rsidRDefault="00003573" w:rsidP="00003573">
      <w:pPr>
        <w:numPr>
          <w:ilvl w:val="1"/>
          <w:numId w:val="108"/>
        </w:numPr>
      </w:pPr>
      <w:r w:rsidRPr="00003573">
        <w:t>"error_code": 0,</w:t>
      </w:r>
    </w:p>
    <w:p w14:paraId="26AC2A2E" w14:textId="77777777" w:rsidR="00003573" w:rsidRPr="00003573" w:rsidRDefault="00003573" w:rsidP="00003573">
      <w:pPr>
        <w:numPr>
          <w:ilvl w:val="1"/>
          <w:numId w:val="108"/>
        </w:numPr>
      </w:pPr>
      <w:r w:rsidRPr="00003573">
        <w:t>"error_message": "",</w:t>
      </w:r>
    </w:p>
    <w:p w14:paraId="35DAF89C" w14:textId="77777777" w:rsidR="00003573" w:rsidRPr="00003573" w:rsidRDefault="00003573" w:rsidP="00003573">
      <w:pPr>
        <w:numPr>
          <w:ilvl w:val="1"/>
          <w:numId w:val="108"/>
        </w:numPr>
      </w:pPr>
      <w:r w:rsidRPr="00003573">
        <w:t>"elapsed": 10,</w:t>
      </w:r>
    </w:p>
    <w:p w14:paraId="2C80409B" w14:textId="77777777" w:rsidR="00003573" w:rsidRPr="00003573" w:rsidRDefault="00003573" w:rsidP="00003573">
      <w:pPr>
        <w:numPr>
          <w:ilvl w:val="1"/>
          <w:numId w:val="108"/>
        </w:numPr>
      </w:pPr>
      <w:r w:rsidRPr="00003573">
        <w:t>"credit_count": 1,</w:t>
      </w:r>
    </w:p>
    <w:p w14:paraId="4F3B3C2C" w14:textId="77777777" w:rsidR="00003573" w:rsidRPr="00003573" w:rsidRDefault="00003573" w:rsidP="00003573">
      <w:pPr>
        <w:numPr>
          <w:ilvl w:val="1"/>
          <w:numId w:val="108"/>
        </w:numPr>
      </w:pPr>
      <w:r w:rsidRPr="00003573">
        <w:t>"notice": ""</w:t>
      </w:r>
    </w:p>
    <w:p w14:paraId="2E8030DD" w14:textId="77777777" w:rsidR="00003573" w:rsidRPr="00003573" w:rsidRDefault="00003573" w:rsidP="00003573">
      <w:r w:rsidRPr="00003573">
        <w:t>}</w:t>
      </w:r>
    </w:p>
    <w:p w14:paraId="06DF4FB4" w14:textId="77777777" w:rsidR="00003573" w:rsidRPr="00003573" w:rsidRDefault="00003573" w:rsidP="00003573">
      <w:r w:rsidRPr="00003573">
        <w:t>}</w:t>
      </w:r>
    </w:p>
    <w:p w14:paraId="40014F75" w14:textId="77777777" w:rsidR="00003573" w:rsidRPr="00003573" w:rsidRDefault="00003573" w:rsidP="00003573">
      <w:r w:rsidRPr="00003573">
        <w:t>Quotes Historical v2</w:t>
      </w:r>
    </w:p>
    <w:p w14:paraId="0D5215A5" w14:textId="77777777" w:rsidR="00003573" w:rsidRPr="00003573" w:rsidRDefault="00003573" w:rsidP="00003573">
      <w:r w:rsidRPr="00003573">
        <w:t>Returns an interval of historic market quotes for any cryptocurrency based on time and interval parameters.</w:t>
      </w:r>
    </w:p>
    <w:p w14:paraId="21152220" w14:textId="77777777" w:rsidR="00003573" w:rsidRPr="00003573" w:rsidRDefault="00003573" w:rsidP="00003573">
      <w:r w:rsidRPr="00003573">
        <w:rPr>
          <w:b/>
          <w:bCs/>
        </w:rPr>
        <w:t>Please note</w:t>
      </w:r>
      <w:r w:rsidRPr="00003573">
        <w:t>: This documentation relates to our updated V2 endpoint, which may be incompatible with our V1 versions. Documentation for deprecated endpoints can be found </w:t>
      </w:r>
      <w:hyperlink r:id="rId288" w:anchor="tag/deprecated" w:history="1">
        <w:r w:rsidRPr="00003573">
          <w:rPr>
            <w:rStyle w:val="Hyperlink"/>
          </w:rPr>
          <w:t>here</w:t>
        </w:r>
      </w:hyperlink>
      <w:r w:rsidRPr="00003573">
        <w:t>.</w:t>
      </w:r>
      <w:r w:rsidRPr="00003573">
        <w:br/>
      </w:r>
      <w:r w:rsidRPr="00003573">
        <w:br/>
      </w:r>
      <w:r w:rsidRPr="00003573">
        <w:rPr>
          <w:b/>
          <w:bCs/>
        </w:rPr>
        <w:t>Technical Notes</w:t>
      </w:r>
    </w:p>
    <w:p w14:paraId="42CAEE88" w14:textId="77777777" w:rsidR="00003573" w:rsidRPr="00003573" w:rsidRDefault="00003573" w:rsidP="00003573">
      <w:pPr>
        <w:numPr>
          <w:ilvl w:val="0"/>
          <w:numId w:val="109"/>
        </w:numPr>
      </w:pPr>
      <w:r w:rsidRPr="00003573">
        <w:t>A historic quote for every "interval" period between your "time_start" and "time_end" will be returned.</w:t>
      </w:r>
    </w:p>
    <w:p w14:paraId="7E2DA720" w14:textId="77777777" w:rsidR="00003573" w:rsidRPr="00003573" w:rsidRDefault="00003573" w:rsidP="00003573">
      <w:pPr>
        <w:numPr>
          <w:ilvl w:val="0"/>
          <w:numId w:val="109"/>
        </w:numPr>
      </w:pPr>
      <w:r w:rsidRPr="00003573">
        <w:t>If a "time_start" is not supplied, the "interval" will be applied in revers</w:t>
      </w:r>
    </w:p>
    <w:p w14:paraId="246072E5" w14:textId="77777777" w:rsidR="00000000" w:rsidRDefault="00000000"/>
    <w:sectPr w:rsidR="00FC7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64B"/>
    <w:multiLevelType w:val="multilevel"/>
    <w:tmpl w:val="CF300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6B0B"/>
    <w:multiLevelType w:val="multilevel"/>
    <w:tmpl w:val="B18A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4663A"/>
    <w:multiLevelType w:val="multilevel"/>
    <w:tmpl w:val="2D5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701DE"/>
    <w:multiLevelType w:val="multilevel"/>
    <w:tmpl w:val="AF3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95647"/>
    <w:multiLevelType w:val="multilevel"/>
    <w:tmpl w:val="3C0E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D49DE"/>
    <w:multiLevelType w:val="multilevel"/>
    <w:tmpl w:val="382C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B19E7"/>
    <w:multiLevelType w:val="multilevel"/>
    <w:tmpl w:val="D3BE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4077F"/>
    <w:multiLevelType w:val="multilevel"/>
    <w:tmpl w:val="A00C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16E9C"/>
    <w:multiLevelType w:val="multilevel"/>
    <w:tmpl w:val="281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65948"/>
    <w:multiLevelType w:val="multilevel"/>
    <w:tmpl w:val="F0D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E6C7C"/>
    <w:multiLevelType w:val="multilevel"/>
    <w:tmpl w:val="3D16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F5684"/>
    <w:multiLevelType w:val="multilevel"/>
    <w:tmpl w:val="7972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F57F8"/>
    <w:multiLevelType w:val="multilevel"/>
    <w:tmpl w:val="0C6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31267"/>
    <w:multiLevelType w:val="multilevel"/>
    <w:tmpl w:val="6A3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D1D03"/>
    <w:multiLevelType w:val="multilevel"/>
    <w:tmpl w:val="8162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C2CB1"/>
    <w:multiLevelType w:val="multilevel"/>
    <w:tmpl w:val="5740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E33B6"/>
    <w:multiLevelType w:val="multilevel"/>
    <w:tmpl w:val="308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A397B"/>
    <w:multiLevelType w:val="multilevel"/>
    <w:tmpl w:val="C20E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D14F4"/>
    <w:multiLevelType w:val="multilevel"/>
    <w:tmpl w:val="2C22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F3F57"/>
    <w:multiLevelType w:val="multilevel"/>
    <w:tmpl w:val="53B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85AEE"/>
    <w:multiLevelType w:val="multilevel"/>
    <w:tmpl w:val="2A7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87833"/>
    <w:multiLevelType w:val="multilevel"/>
    <w:tmpl w:val="0A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A0C41"/>
    <w:multiLevelType w:val="multilevel"/>
    <w:tmpl w:val="94E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F71A5"/>
    <w:multiLevelType w:val="multilevel"/>
    <w:tmpl w:val="222E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F4577"/>
    <w:multiLevelType w:val="multilevel"/>
    <w:tmpl w:val="37A6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BA53AD"/>
    <w:multiLevelType w:val="multilevel"/>
    <w:tmpl w:val="DA0A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16870"/>
    <w:multiLevelType w:val="multilevel"/>
    <w:tmpl w:val="9E74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37493"/>
    <w:multiLevelType w:val="multilevel"/>
    <w:tmpl w:val="E72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E4A91"/>
    <w:multiLevelType w:val="multilevel"/>
    <w:tmpl w:val="B30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01760"/>
    <w:multiLevelType w:val="multilevel"/>
    <w:tmpl w:val="00C8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A10D1"/>
    <w:multiLevelType w:val="multilevel"/>
    <w:tmpl w:val="BDE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3B13DE"/>
    <w:multiLevelType w:val="multilevel"/>
    <w:tmpl w:val="D9F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7D4848"/>
    <w:multiLevelType w:val="multilevel"/>
    <w:tmpl w:val="796E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E25B2"/>
    <w:multiLevelType w:val="multilevel"/>
    <w:tmpl w:val="A8E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E30B44"/>
    <w:multiLevelType w:val="multilevel"/>
    <w:tmpl w:val="D77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433DCB"/>
    <w:multiLevelType w:val="multilevel"/>
    <w:tmpl w:val="916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BA149A"/>
    <w:multiLevelType w:val="multilevel"/>
    <w:tmpl w:val="0D30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24E4B"/>
    <w:multiLevelType w:val="multilevel"/>
    <w:tmpl w:val="A45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2D2D1C"/>
    <w:multiLevelType w:val="multilevel"/>
    <w:tmpl w:val="9F0E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B4C8C"/>
    <w:multiLevelType w:val="multilevel"/>
    <w:tmpl w:val="AFEA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3713A2"/>
    <w:multiLevelType w:val="multilevel"/>
    <w:tmpl w:val="C40C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05AF1"/>
    <w:multiLevelType w:val="multilevel"/>
    <w:tmpl w:val="437C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445FDF"/>
    <w:multiLevelType w:val="multilevel"/>
    <w:tmpl w:val="56FA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9C37E8"/>
    <w:multiLevelType w:val="multilevel"/>
    <w:tmpl w:val="15E8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D06100"/>
    <w:multiLevelType w:val="multilevel"/>
    <w:tmpl w:val="1EE8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E14857"/>
    <w:multiLevelType w:val="multilevel"/>
    <w:tmpl w:val="FB2E9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5B12DB"/>
    <w:multiLevelType w:val="multilevel"/>
    <w:tmpl w:val="FA6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6165D1"/>
    <w:multiLevelType w:val="multilevel"/>
    <w:tmpl w:val="A5FA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1608C4"/>
    <w:multiLevelType w:val="multilevel"/>
    <w:tmpl w:val="E44E1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2A1CF3"/>
    <w:multiLevelType w:val="multilevel"/>
    <w:tmpl w:val="A36C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FE2FF2"/>
    <w:multiLevelType w:val="multilevel"/>
    <w:tmpl w:val="342E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3E486E"/>
    <w:multiLevelType w:val="multilevel"/>
    <w:tmpl w:val="D9E8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5A7C51"/>
    <w:multiLevelType w:val="multilevel"/>
    <w:tmpl w:val="0BB0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3D1586"/>
    <w:multiLevelType w:val="multilevel"/>
    <w:tmpl w:val="DDAC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54E9B"/>
    <w:multiLevelType w:val="multilevel"/>
    <w:tmpl w:val="D210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FD49B3"/>
    <w:multiLevelType w:val="multilevel"/>
    <w:tmpl w:val="3650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A60FC9"/>
    <w:multiLevelType w:val="multilevel"/>
    <w:tmpl w:val="88E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247AAB"/>
    <w:multiLevelType w:val="multilevel"/>
    <w:tmpl w:val="8DE6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A05358"/>
    <w:multiLevelType w:val="multilevel"/>
    <w:tmpl w:val="5DA4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8B6115"/>
    <w:multiLevelType w:val="multilevel"/>
    <w:tmpl w:val="3A9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03709D"/>
    <w:multiLevelType w:val="multilevel"/>
    <w:tmpl w:val="328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507D84"/>
    <w:multiLevelType w:val="multilevel"/>
    <w:tmpl w:val="E8140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6C6076"/>
    <w:multiLevelType w:val="multilevel"/>
    <w:tmpl w:val="A0A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275667"/>
    <w:multiLevelType w:val="multilevel"/>
    <w:tmpl w:val="F7B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4C600E"/>
    <w:multiLevelType w:val="multilevel"/>
    <w:tmpl w:val="AC5A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59502A"/>
    <w:multiLevelType w:val="multilevel"/>
    <w:tmpl w:val="342C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6A37AC"/>
    <w:multiLevelType w:val="multilevel"/>
    <w:tmpl w:val="E7F2E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6E5953"/>
    <w:multiLevelType w:val="multilevel"/>
    <w:tmpl w:val="0302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830546"/>
    <w:multiLevelType w:val="multilevel"/>
    <w:tmpl w:val="1F6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A63E67"/>
    <w:multiLevelType w:val="multilevel"/>
    <w:tmpl w:val="91D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BE4B6B"/>
    <w:multiLevelType w:val="multilevel"/>
    <w:tmpl w:val="0B1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B5660"/>
    <w:multiLevelType w:val="multilevel"/>
    <w:tmpl w:val="CAE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9590F"/>
    <w:multiLevelType w:val="multilevel"/>
    <w:tmpl w:val="BD14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4F20C5"/>
    <w:multiLevelType w:val="multilevel"/>
    <w:tmpl w:val="BEE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B74289"/>
    <w:multiLevelType w:val="multilevel"/>
    <w:tmpl w:val="A674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7A6D31"/>
    <w:multiLevelType w:val="multilevel"/>
    <w:tmpl w:val="71D4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1A5319"/>
    <w:multiLevelType w:val="multilevel"/>
    <w:tmpl w:val="4AC0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D3143C"/>
    <w:multiLevelType w:val="multilevel"/>
    <w:tmpl w:val="E46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092EF5"/>
    <w:multiLevelType w:val="multilevel"/>
    <w:tmpl w:val="5880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A17E15"/>
    <w:multiLevelType w:val="multilevel"/>
    <w:tmpl w:val="873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1D4741"/>
    <w:multiLevelType w:val="multilevel"/>
    <w:tmpl w:val="B0A2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8B6C96"/>
    <w:multiLevelType w:val="multilevel"/>
    <w:tmpl w:val="045A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4F55FA"/>
    <w:multiLevelType w:val="multilevel"/>
    <w:tmpl w:val="4EA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9D012A"/>
    <w:multiLevelType w:val="multilevel"/>
    <w:tmpl w:val="A30A3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190E57"/>
    <w:multiLevelType w:val="multilevel"/>
    <w:tmpl w:val="8C7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46453C"/>
    <w:multiLevelType w:val="multilevel"/>
    <w:tmpl w:val="868E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A565D5"/>
    <w:multiLevelType w:val="multilevel"/>
    <w:tmpl w:val="BBA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B839E0"/>
    <w:multiLevelType w:val="multilevel"/>
    <w:tmpl w:val="2E9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0F7F77"/>
    <w:multiLevelType w:val="multilevel"/>
    <w:tmpl w:val="B0FAF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A54F8B"/>
    <w:multiLevelType w:val="multilevel"/>
    <w:tmpl w:val="7E5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D15290"/>
    <w:multiLevelType w:val="multilevel"/>
    <w:tmpl w:val="2AC2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D525B7"/>
    <w:multiLevelType w:val="multilevel"/>
    <w:tmpl w:val="1A8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8C6E33"/>
    <w:multiLevelType w:val="multilevel"/>
    <w:tmpl w:val="DD6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FD77F5"/>
    <w:multiLevelType w:val="multilevel"/>
    <w:tmpl w:val="A6E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8A16CE"/>
    <w:multiLevelType w:val="multilevel"/>
    <w:tmpl w:val="0D9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156246"/>
    <w:multiLevelType w:val="multilevel"/>
    <w:tmpl w:val="C1D8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6A7453"/>
    <w:multiLevelType w:val="multilevel"/>
    <w:tmpl w:val="C6FE9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336D5"/>
    <w:multiLevelType w:val="multilevel"/>
    <w:tmpl w:val="799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063F3C"/>
    <w:multiLevelType w:val="multilevel"/>
    <w:tmpl w:val="2A2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B74A1A"/>
    <w:multiLevelType w:val="multilevel"/>
    <w:tmpl w:val="332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FB6CB5"/>
    <w:multiLevelType w:val="multilevel"/>
    <w:tmpl w:val="6EEE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3361DF"/>
    <w:multiLevelType w:val="multilevel"/>
    <w:tmpl w:val="DCFE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8639C8"/>
    <w:multiLevelType w:val="multilevel"/>
    <w:tmpl w:val="FE88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E170C7"/>
    <w:multiLevelType w:val="multilevel"/>
    <w:tmpl w:val="C128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8F00BD"/>
    <w:multiLevelType w:val="multilevel"/>
    <w:tmpl w:val="281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FD3DB9"/>
    <w:multiLevelType w:val="multilevel"/>
    <w:tmpl w:val="6AA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2565BD"/>
    <w:multiLevelType w:val="multilevel"/>
    <w:tmpl w:val="B36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3E7422"/>
    <w:multiLevelType w:val="multilevel"/>
    <w:tmpl w:val="366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F01F6B"/>
    <w:multiLevelType w:val="multilevel"/>
    <w:tmpl w:val="FA4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266328">
    <w:abstractNumId w:val="75"/>
  </w:num>
  <w:num w:numId="2" w16cid:durableId="707485133">
    <w:abstractNumId w:val="61"/>
  </w:num>
  <w:num w:numId="3" w16cid:durableId="1749615654">
    <w:abstractNumId w:val="58"/>
  </w:num>
  <w:num w:numId="4" w16cid:durableId="164592773">
    <w:abstractNumId w:val="85"/>
  </w:num>
  <w:num w:numId="5" w16cid:durableId="1474908416">
    <w:abstractNumId w:val="51"/>
  </w:num>
  <w:num w:numId="6" w16cid:durableId="954947374">
    <w:abstractNumId w:val="28"/>
  </w:num>
  <w:num w:numId="7" w16cid:durableId="1491558651">
    <w:abstractNumId w:val="69"/>
  </w:num>
  <w:num w:numId="8" w16cid:durableId="1926304007">
    <w:abstractNumId w:val="52"/>
  </w:num>
  <w:num w:numId="9" w16cid:durableId="1430085313">
    <w:abstractNumId w:val="16"/>
  </w:num>
  <w:num w:numId="10" w16cid:durableId="1163351750">
    <w:abstractNumId w:val="87"/>
  </w:num>
  <w:num w:numId="11" w16cid:durableId="667637585">
    <w:abstractNumId w:val="33"/>
  </w:num>
  <w:num w:numId="12" w16cid:durableId="562369340">
    <w:abstractNumId w:val="1"/>
  </w:num>
  <w:num w:numId="13" w16cid:durableId="931009242">
    <w:abstractNumId w:val="27"/>
  </w:num>
  <w:num w:numId="14" w16cid:durableId="1563056667">
    <w:abstractNumId w:val="70"/>
  </w:num>
  <w:num w:numId="15" w16cid:durableId="74015420">
    <w:abstractNumId w:val="102"/>
  </w:num>
  <w:num w:numId="16" w16cid:durableId="458303052">
    <w:abstractNumId w:val="29"/>
  </w:num>
  <w:num w:numId="17" w16cid:durableId="1655642750">
    <w:abstractNumId w:val="104"/>
  </w:num>
  <w:num w:numId="18" w16cid:durableId="320542920">
    <w:abstractNumId w:val="106"/>
  </w:num>
  <w:num w:numId="19" w16cid:durableId="33506719">
    <w:abstractNumId w:val="72"/>
  </w:num>
  <w:num w:numId="20" w16cid:durableId="2060472443">
    <w:abstractNumId w:val="39"/>
  </w:num>
  <w:num w:numId="21" w16cid:durableId="507210250">
    <w:abstractNumId w:val="49"/>
  </w:num>
  <w:num w:numId="22" w16cid:durableId="1388840477">
    <w:abstractNumId w:val="53"/>
  </w:num>
  <w:num w:numId="23" w16cid:durableId="388725184">
    <w:abstractNumId w:val="34"/>
  </w:num>
  <w:num w:numId="24" w16cid:durableId="1099838541">
    <w:abstractNumId w:val="108"/>
  </w:num>
  <w:num w:numId="25" w16cid:durableId="433134964">
    <w:abstractNumId w:val="21"/>
  </w:num>
  <w:num w:numId="26" w16cid:durableId="881481480">
    <w:abstractNumId w:val="24"/>
  </w:num>
  <w:num w:numId="27" w16cid:durableId="1040858048">
    <w:abstractNumId w:val="10"/>
  </w:num>
  <w:num w:numId="28" w16cid:durableId="1658344698">
    <w:abstractNumId w:val="97"/>
  </w:num>
  <w:num w:numId="29" w16cid:durableId="1101491689">
    <w:abstractNumId w:val="57"/>
  </w:num>
  <w:num w:numId="30" w16cid:durableId="407699644">
    <w:abstractNumId w:val="59"/>
  </w:num>
  <w:num w:numId="31" w16cid:durableId="50731312">
    <w:abstractNumId w:val="74"/>
  </w:num>
  <w:num w:numId="32" w16cid:durableId="512305876">
    <w:abstractNumId w:val="105"/>
  </w:num>
  <w:num w:numId="33" w16cid:durableId="832643781">
    <w:abstractNumId w:val="38"/>
  </w:num>
  <w:num w:numId="34" w16cid:durableId="1545942769">
    <w:abstractNumId w:val="9"/>
  </w:num>
  <w:num w:numId="35" w16cid:durableId="1644433557">
    <w:abstractNumId w:val="6"/>
  </w:num>
  <w:num w:numId="36" w16cid:durableId="1362323631">
    <w:abstractNumId w:val="82"/>
  </w:num>
  <w:num w:numId="37" w16cid:durableId="132404394">
    <w:abstractNumId w:val="77"/>
  </w:num>
  <w:num w:numId="38" w16cid:durableId="1858082669">
    <w:abstractNumId w:val="65"/>
  </w:num>
  <w:num w:numId="39" w16cid:durableId="176116536">
    <w:abstractNumId w:val="100"/>
  </w:num>
  <w:num w:numId="40" w16cid:durableId="1316254919">
    <w:abstractNumId w:val="44"/>
  </w:num>
  <w:num w:numId="41" w16cid:durableId="426074243">
    <w:abstractNumId w:val="60"/>
  </w:num>
  <w:num w:numId="42" w16cid:durableId="285355733">
    <w:abstractNumId w:val="54"/>
  </w:num>
  <w:num w:numId="43" w16cid:durableId="172453834">
    <w:abstractNumId w:val="73"/>
  </w:num>
  <w:num w:numId="44" w16cid:durableId="52656345">
    <w:abstractNumId w:val="89"/>
  </w:num>
  <w:num w:numId="45" w16cid:durableId="1783764119">
    <w:abstractNumId w:val="80"/>
  </w:num>
  <w:num w:numId="46" w16cid:durableId="700207077">
    <w:abstractNumId w:val="19"/>
  </w:num>
  <w:num w:numId="47" w16cid:durableId="835072549">
    <w:abstractNumId w:val="41"/>
  </w:num>
  <w:num w:numId="48" w16cid:durableId="227345630">
    <w:abstractNumId w:val="101"/>
  </w:num>
  <w:num w:numId="49" w16cid:durableId="142433271">
    <w:abstractNumId w:val="93"/>
  </w:num>
  <w:num w:numId="50" w16cid:durableId="1357538539">
    <w:abstractNumId w:val="90"/>
  </w:num>
  <w:num w:numId="51" w16cid:durableId="364523602">
    <w:abstractNumId w:val="64"/>
  </w:num>
  <w:num w:numId="52" w16cid:durableId="144901691">
    <w:abstractNumId w:val="99"/>
  </w:num>
  <w:num w:numId="53" w16cid:durableId="318925095">
    <w:abstractNumId w:val="40"/>
  </w:num>
  <w:num w:numId="54" w16cid:durableId="1196652076">
    <w:abstractNumId w:val="71"/>
  </w:num>
  <w:num w:numId="55" w16cid:durableId="687173158">
    <w:abstractNumId w:val="56"/>
  </w:num>
  <w:num w:numId="56" w16cid:durableId="1067143596">
    <w:abstractNumId w:val="3"/>
  </w:num>
  <w:num w:numId="57" w16cid:durableId="881483830">
    <w:abstractNumId w:val="107"/>
  </w:num>
  <w:num w:numId="58" w16cid:durableId="1336760432">
    <w:abstractNumId w:val="55"/>
  </w:num>
  <w:num w:numId="59" w16cid:durableId="671756734">
    <w:abstractNumId w:val="43"/>
  </w:num>
  <w:num w:numId="60" w16cid:durableId="694573383">
    <w:abstractNumId w:val="5"/>
  </w:num>
  <w:num w:numId="61" w16cid:durableId="287050208">
    <w:abstractNumId w:val="35"/>
  </w:num>
  <w:num w:numId="62" w16cid:durableId="701974105">
    <w:abstractNumId w:val="68"/>
  </w:num>
  <w:num w:numId="63" w16cid:durableId="1227644885">
    <w:abstractNumId w:val="0"/>
  </w:num>
  <w:num w:numId="64" w16cid:durableId="1575359724">
    <w:abstractNumId w:val="31"/>
  </w:num>
  <w:num w:numId="65" w16cid:durableId="78916350">
    <w:abstractNumId w:val="32"/>
  </w:num>
  <w:num w:numId="66" w16cid:durableId="1394506999">
    <w:abstractNumId w:val="18"/>
  </w:num>
  <w:num w:numId="67" w16cid:durableId="1813449671">
    <w:abstractNumId w:val="63"/>
  </w:num>
  <w:num w:numId="68" w16cid:durableId="2081977486">
    <w:abstractNumId w:val="4"/>
  </w:num>
  <w:num w:numId="69" w16cid:durableId="1929381782">
    <w:abstractNumId w:val="48"/>
  </w:num>
  <w:num w:numId="70" w16cid:durableId="514733240">
    <w:abstractNumId w:val="37"/>
  </w:num>
  <w:num w:numId="71" w16cid:durableId="1077242446">
    <w:abstractNumId w:val="15"/>
  </w:num>
  <w:num w:numId="72" w16cid:durableId="1151407600">
    <w:abstractNumId w:val="11"/>
  </w:num>
  <w:num w:numId="73" w16cid:durableId="1735852743">
    <w:abstractNumId w:val="42"/>
  </w:num>
  <w:num w:numId="74" w16cid:durableId="1221986790">
    <w:abstractNumId w:val="7"/>
  </w:num>
  <w:num w:numId="75" w16cid:durableId="2127770454">
    <w:abstractNumId w:val="83"/>
  </w:num>
  <w:num w:numId="76" w16cid:durableId="58989518">
    <w:abstractNumId w:val="30"/>
  </w:num>
  <w:num w:numId="77" w16cid:durableId="1049034786">
    <w:abstractNumId w:val="62"/>
  </w:num>
  <w:num w:numId="78" w16cid:durableId="1856994768">
    <w:abstractNumId w:val="46"/>
  </w:num>
  <w:num w:numId="79" w16cid:durableId="433012592">
    <w:abstractNumId w:val="96"/>
  </w:num>
  <w:num w:numId="80" w16cid:durableId="1316840420">
    <w:abstractNumId w:val="86"/>
  </w:num>
  <w:num w:numId="81" w16cid:durableId="1234855744">
    <w:abstractNumId w:val="20"/>
  </w:num>
  <w:num w:numId="82" w16cid:durableId="446319623">
    <w:abstractNumId w:val="76"/>
  </w:num>
  <w:num w:numId="83" w16cid:durableId="190268061">
    <w:abstractNumId w:val="84"/>
  </w:num>
  <w:num w:numId="84" w16cid:durableId="1832478512">
    <w:abstractNumId w:val="92"/>
  </w:num>
  <w:num w:numId="85" w16cid:durableId="2008555772">
    <w:abstractNumId w:val="88"/>
  </w:num>
  <w:num w:numId="86" w16cid:durableId="544146876">
    <w:abstractNumId w:val="22"/>
  </w:num>
  <w:num w:numId="87" w16cid:durableId="556012663">
    <w:abstractNumId w:val="25"/>
  </w:num>
  <w:num w:numId="88" w16cid:durableId="1464038496">
    <w:abstractNumId w:val="66"/>
  </w:num>
  <w:num w:numId="89" w16cid:durableId="1191383680">
    <w:abstractNumId w:val="81"/>
  </w:num>
  <w:num w:numId="90" w16cid:durableId="1763136389">
    <w:abstractNumId w:val="67"/>
  </w:num>
  <w:num w:numId="91" w16cid:durableId="1813135752">
    <w:abstractNumId w:val="50"/>
  </w:num>
  <w:num w:numId="92" w16cid:durableId="1266499270">
    <w:abstractNumId w:val="36"/>
  </w:num>
  <w:num w:numId="93" w16cid:durableId="1106317083">
    <w:abstractNumId w:val="13"/>
  </w:num>
  <w:num w:numId="94" w16cid:durableId="826825900">
    <w:abstractNumId w:val="26"/>
  </w:num>
  <w:num w:numId="95" w16cid:durableId="670066493">
    <w:abstractNumId w:val="8"/>
  </w:num>
  <w:num w:numId="96" w16cid:durableId="635993769">
    <w:abstractNumId w:val="95"/>
  </w:num>
  <w:num w:numId="97" w16cid:durableId="1277054429">
    <w:abstractNumId w:val="94"/>
  </w:num>
  <w:num w:numId="98" w16cid:durableId="673458580">
    <w:abstractNumId w:val="79"/>
  </w:num>
  <w:num w:numId="99" w16cid:durableId="1142848643">
    <w:abstractNumId w:val="78"/>
  </w:num>
  <w:num w:numId="100" w16cid:durableId="2039965524">
    <w:abstractNumId w:val="103"/>
  </w:num>
  <w:num w:numId="101" w16cid:durableId="1885752640">
    <w:abstractNumId w:val="98"/>
  </w:num>
  <w:num w:numId="102" w16cid:durableId="477695538">
    <w:abstractNumId w:val="45"/>
  </w:num>
  <w:num w:numId="103" w16cid:durableId="229852493">
    <w:abstractNumId w:val="47"/>
  </w:num>
  <w:num w:numId="104" w16cid:durableId="520513816">
    <w:abstractNumId w:val="12"/>
  </w:num>
  <w:num w:numId="105" w16cid:durableId="1062481121">
    <w:abstractNumId w:val="14"/>
  </w:num>
  <w:num w:numId="106" w16cid:durableId="1875271474">
    <w:abstractNumId w:val="91"/>
  </w:num>
  <w:num w:numId="107" w16cid:durableId="2094354300">
    <w:abstractNumId w:val="2"/>
  </w:num>
  <w:num w:numId="108" w16cid:durableId="2067608633">
    <w:abstractNumId w:val="17"/>
  </w:num>
  <w:num w:numId="109" w16cid:durableId="9369044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573"/>
    <w:rsid w:val="00003573"/>
    <w:rsid w:val="003C722F"/>
    <w:rsid w:val="00434DBF"/>
    <w:rsid w:val="004A7A13"/>
    <w:rsid w:val="00C9709F"/>
    <w:rsid w:val="00FF5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F1B3"/>
  <w15:chartTrackingRefBased/>
  <w15:docId w15:val="{DC13539A-1A5F-4849-B5BE-49CF00B03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5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35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35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5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035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5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35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35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5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035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573"/>
    <w:rPr>
      <w:rFonts w:eastAsiaTheme="majorEastAsia" w:cstheme="majorBidi"/>
      <w:color w:val="272727" w:themeColor="text1" w:themeTint="D8"/>
    </w:rPr>
  </w:style>
  <w:style w:type="paragraph" w:styleId="Title">
    <w:name w:val="Title"/>
    <w:basedOn w:val="Normal"/>
    <w:next w:val="Normal"/>
    <w:link w:val="TitleChar"/>
    <w:uiPriority w:val="10"/>
    <w:qFormat/>
    <w:rsid w:val="00003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573"/>
    <w:pPr>
      <w:spacing w:before="160"/>
      <w:jc w:val="center"/>
    </w:pPr>
    <w:rPr>
      <w:i/>
      <w:iCs/>
      <w:color w:val="404040" w:themeColor="text1" w:themeTint="BF"/>
    </w:rPr>
  </w:style>
  <w:style w:type="character" w:customStyle="1" w:styleId="QuoteChar">
    <w:name w:val="Quote Char"/>
    <w:basedOn w:val="DefaultParagraphFont"/>
    <w:link w:val="Quote"/>
    <w:uiPriority w:val="29"/>
    <w:rsid w:val="00003573"/>
    <w:rPr>
      <w:i/>
      <w:iCs/>
      <w:color w:val="404040" w:themeColor="text1" w:themeTint="BF"/>
    </w:rPr>
  </w:style>
  <w:style w:type="paragraph" w:styleId="ListParagraph">
    <w:name w:val="List Paragraph"/>
    <w:basedOn w:val="Normal"/>
    <w:uiPriority w:val="34"/>
    <w:qFormat/>
    <w:rsid w:val="00003573"/>
    <w:pPr>
      <w:ind w:left="720"/>
      <w:contextualSpacing/>
    </w:pPr>
  </w:style>
  <w:style w:type="character" w:styleId="IntenseEmphasis">
    <w:name w:val="Intense Emphasis"/>
    <w:basedOn w:val="DefaultParagraphFont"/>
    <w:uiPriority w:val="21"/>
    <w:qFormat/>
    <w:rsid w:val="00003573"/>
    <w:rPr>
      <w:i/>
      <w:iCs/>
      <w:color w:val="2F5496" w:themeColor="accent1" w:themeShade="BF"/>
    </w:rPr>
  </w:style>
  <w:style w:type="paragraph" w:styleId="IntenseQuote">
    <w:name w:val="Intense Quote"/>
    <w:basedOn w:val="Normal"/>
    <w:next w:val="Normal"/>
    <w:link w:val="IntenseQuoteChar"/>
    <w:uiPriority w:val="30"/>
    <w:qFormat/>
    <w:rsid w:val="00003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573"/>
    <w:rPr>
      <w:i/>
      <w:iCs/>
      <w:color w:val="2F5496" w:themeColor="accent1" w:themeShade="BF"/>
    </w:rPr>
  </w:style>
  <w:style w:type="character" w:styleId="IntenseReference">
    <w:name w:val="Intense Reference"/>
    <w:basedOn w:val="DefaultParagraphFont"/>
    <w:uiPriority w:val="32"/>
    <w:qFormat/>
    <w:rsid w:val="00003573"/>
    <w:rPr>
      <w:b/>
      <w:bCs/>
      <w:smallCaps/>
      <w:color w:val="2F5496" w:themeColor="accent1" w:themeShade="BF"/>
      <w:spacing w:val="5"/>
    </w:rPr>
  </w:style>
  <w:style w:type="paragraph" w:customStyle="1" w:styleId="msonormal0">
    <w:name w:val="msonormal"/>
    <w:basedOn w:val="Normal"/>
    <w:rsid w:val="000035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redoc-markdown-block">
    <w:name w:val="redoc-markdown-block"/>
    <w:basedOn w:val="DefaultParagraphFont"/>
    <w:rsid w:val="00003573"/>
  </w:style>
  <w:style w:type="paragraph" w:styleId="NormalWeb">
    <w:name w:val="Normal (Web)"/>
    <w:basedOn w:val="Normal"/>
    <w:uiPriority w:val="99"/>
    <w:semiHidden/>
    <w:unhideWhenUsed/>
    <w:rsid w:val="000035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03573"/>
    <w:rPr>
      <w:color w:val="0000FF"/>
      <w:u w:val="single"/>
    </w:rPr>
  </w:style>
  <w:style w:type="character" w:styleId="FollowedHyperlink">
    <w:name w:val="FollowedHyperlink"/>
    <w:basedOn w:val="DefaultParagraphFont"/>
    <w:uiPriority w:val="99"/>
    <w:semiHidden/>
    <w:unhideWhenUsed/>
    <w:rsid w:val="00003573"/>
    <w:rPr>
      <w:color w:val="800080"/>
      <w:u w:val="single"/>
    </w:rPr>
  </w:style>
  <w:style w:type="character" w:styleId="Strong">
    <w:name w:val="Strong"/>
    <w:basedOn w:val="DefaultParagraphFont"/>
    <w:uiPriority w:val="22"/>
    <w:qFormat/>
    <w:rsid w:val="00003573"/>
    <w:rPr>
      <w:b/>
      <w:bCs/>
    </w:rPr>
  </w:style>
  <w:style w:type="character" w:styleId="HTMLCode">
    <w:name w:val="HTML Code"/>
    <w:basedOn w:val="DefaultParagraphFont"/>
    <w:uiPriority w:val="99"/>
    <w:semiHidden/>
    <w:unhideWhenUsed/>
    <w:rsid w:val="00003573"/>
    <w:rPr>
      <w:rFonts w:ascii="Courier New" w:eastAsia="Times New Roman" w:hAnsi="Courier New" w:cs="Courier New"/>
      <w:sz w:val="20"/>
      <w:szCs w:val="20"/>
    </w:rPr>
  </w:style>
  <w:style w:type="character" w:styleId="Emphasis">
    <w:name w:val="Emphasis"/>
    <w:basedOn w:val="DefaultParagraphFont"/>
    <w:uiPriority w:val="20"/>
    <w:qFormat/>
    <w:rsid w:val="00003573"/>
    <w:rPr>
      <w:i/>
      <w:iCs/>
    </w:rPr>
  </w:style>
  <w:style w:type="paragraph" w:styleId="HTMLPreformatted">
    <w:name w:val="HTML Preformatted"/>
    <w:basedOn w:val="Normal"/>
    <w:link w:val="HTMLPreformattedChar"/>
    <w:uiPriority w:val="99"/>
    <w:semiHidden/>
    <w:unhideWhenUsed/>
    <w:rsid w:val="00003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3573"/>
    <w:rPr>
      <w:rFonts w:ascii="Courier New" w:eastAsia="Times New Roman" w:hAnsi="Courier New" w:cs="Courier New"/>
      <w:kern w:val="0"/>
      <w:sz w:val="20"/>
      <w:szCs w:val="20"/>
      <w14:ligatures w14:val="none"/>
    </w:rPr>
  </w:style>
  <w:style w:type="character" w:customStyle="1" w:styleId="token">
    <w:name w:val="token"/>
    <w:basedOn w:val="DefaultParagraphFont"/>
    <w:rsid w:val="00003573"/>
  </w:style>
  <w:style w:type="paragraph" w:customStyle="1" w:styleId="operation-description">
    <w:name w:val="operation-description"/>
    <w:basedOn w:val="Normal"/>
    <w:rsid w:val="000035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int--top-right">
    <w:name w:val="hint--top-right"/>
    <w:basedOn w:val="DefaultParagraphFont"/>
    <w:rsid w:val="00003573"/>
  </w:style>
  <w:style w:type="character" w:customStyle="1" w:styleId="param-name-wrap">
    <w:name w:val="param-name-wrap"/>
    <w:basedOn w:val="DefaultParagraphFont"/>
    <w:rsid w:val="00003573"/>
  </w:style>
  <w:style w:type="character" w:customStyle="1" w:styleId="param-type">
    <w:name w:val="param-type"/>
    <w:basedOn w:val="DefaultParagraphFont"/>
    <w:rsid w:val="00003573"/>
  </w:style>
  <w:style w:type="character" w:customStyle="1" w:styleId="param-required">
    <w:name w:val="param-required"/>
    <w:basedOn w:val="DefaultParagraphFont"/>
    <w:rsid w:val="00003573"/>
  </w:style>
  <w:style w:type="character" w:customStyle="1" w:styleId="zippy-indicator">
    <w:name w:val="zippy-indicator"/>
    <w:basedOn w:val="DefaultParagraphFont"/>
    <w:rsid w:val="00003573"/>
  </w:style>
  <w:style w:type="character" w:customStyle="1" w:styleId="zippy-title-content">
    <w:name w:val="zippy-title-content"/>
    <w:basedOn w:val="DefaultParagraphFont"/>
    <w:rsid w:val="00003573"/>
  </w:style>
  <w:style w:type="character" w:customStyle="1" w:styleId="param-name-content">
    <w:name w:val="param-name-content"/>
    <w:basedOn w:val="DefaultParagraphFont"/>
    <w:rsid w:val="00003573"/>
  </w:style>
  <w:style w:type="character" w:customStyle="1" w:styleId="operation-api-url-path">
    <w:name w:val="operation-api-url-path"/>
    <w:basedOn w:val="DefaultParagraphFont"/>
    <w:rsid w:val="00003573"/>
  </w:style>
  <w:style w:type="character" w:customStyle="1" w:styleId="operation-api-url">
    <w:name w:val="operation-api-url"/>
    <w:basedOn w:val="DefaultParagraphFont"/>
    <w:rsid w:val="00003573"/>
  </w:style>
  <w:style w:type="paragraph" w:customStyle="1" w:styleId="tab-success">
    <w:name w:val="tab-success"/>
    <w:basedOn w:val="Normal"/>
    <w:rsid w:val="000035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ab-error">
    <w:name w:val="tab-error"/>
    <w:basedOn w:val="Normal"/>
    <w:rsid w:val="000035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roperty">
    <w:name w:val="property"/>
    <w:basedOn w:val="DefaultParagraphFont"/>
    <w:rsid w:val="00003573"/>
  </w:style>
  <w:style w:type="character" w:customStyle="1" w:styleId="type-string">
    <w:name w:val="type-string"/>
    <w:basedOn w:val="DefaultParagraphFont"/>
    <w:rsid w:val="00003573"/>
  </w:style>
  <w:style w:type="character" w:customStyle="1" w:styleId="type-number">
    <w:name w:val="type-number"/>
    <w:basedOn w:val="DefaultParagraphFont"/>
    <w:rsid w:val="00003573"/>
  </w:style>
  <w:style w:type="character" w:customStyle="1" w:styleId="param-range">
    <w:name w:val="param-range"/>
    <w:basedOn w:val="DefaultParagraphFont"/>
    <w:rsid w:val="00003573"/>
  </w:style>
  <w:style w:type="character" w:customStyle="1" w:styleId="param-default-value">
    <w:name w:val="param-default-value"/>
    <w:basedOn w:val="DefaultParagraphFont"/>
    <w:rsid w:val="00003573"/>
  </w:style>
  <w:style w:type="character" w:customStyle="1" w:styleId="param-enum-value">
    <w:name w:val="param-enum-value"/>
    <w:basedOn w:val="DefaultParagraphFont"/>
    <w:rsid w:val="00003573"/>
  </w:style>
  <w:style w:type="character" w:customStyle="1" w:styleId="type-null">
    <w:name w:val="type-null"/>
    <w:basedOn w:val="DefaultParagraphFont"/>
    <w:rsid w:val="00003573"/>
  </w:style>
  <w:style w:type="character" w:customStyle="1" w:styleId="type-boolean">
    <w:name w:val="type-boolean"/>
    <w:basedOn w:val="DefaultParagraphFont"/>
    <w:rsid w:val="00003573"/>
  </w:style>
  <w:style w:type="character" w:styleId="UnresolvedMention">
    <w:name w:val="Unresolved Mention"/>
    <w:basedOn w:val="DefaultParagraphFont"/>
    <w:uiPriority w:val="99"/>
    <w:semiHidden/>
    <w:unhideWhenUsed/>
    <w:rsid w:val="00003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inmarketcap.com/api/documentation/v1/" TargetMode="External"/><Relationship Id="rId21" Type="http://schemas.openxmlformats.org/officeDocument/2006/relationships/hyperlink" Target="https://coinmarketcap.com/api/documentation/v1/" TargetMode="External"/><Relationship Id="rId42" Type="http://schemas.openxmlformats.org/officeDocument/2006/relationships/hyperlink" Target="https://coinmarketcap.com/api/documentation/v1/" TargetMode="External"/><Relationship Id="rId63" Type="http://schemas.openxmlformats.org/officeDocument/2006/relationships/hyperlink" Target="https://coinmarketcap.com/api/documentation/v1/" TargetMode="External"/><Relationship Id="rId84" Type="http://schemas.openxmlformats.org/officeDocument/2006/relationships/hyperlink" Target="https://coinmarketcap.com/api/documentation/v1/" TargetMode="External"/><Relationship Id="rId138" Type="http://schemas.openxmlformats.org/officeDocument/2006/relationships/hyperlink" Target="https://coinmarketcap.com/api/documentation/v1/" TargetMode="External"/><Relationship Id="rId159" Type="http://schemas.openxmlformats.org/officeDocument/2006/relationships/hyperlink" Target="https://coinmarketcap.com/currencies/0x/" TargetMode="External"/><Relationship Id="rId170" Type="http://schemas.openxmlformats.org/officeDocument/2006/relationships/hyperlink" Target="https://coinmarketcap.com/api/documentation/v1/" TargetMode="External"/><Relationship Id="rId191" Type="http://schemas.openxmlformats.org/officeDocument/2006/relationships/hyperlink" Target="https://coinmarketcap.com/api/documentation/v1/" TargetMode="External"/><Relationship Id="rId205" Type="http://schemas.openxmlformats.org/officeDocument/2006/relationships/hyperlink" Target="https://coinmarketcap.com/api/documentation/v1/" TargetMode="External"/><Relationship Id="rId226" Type="http://schemas.openxmlformats.org/officeDocument/2006/relationships/hyperlink" Target="https://reddit.com/r/bitcoin" TargetMode="External"/><Relationship Id="rId247" Type="http://schemas.openxmlformats.org/officeDocument/2006/relationships/hyperlink" Target="https://coinmarketcap.com/methodology/" TargetMode="External"/><Relationship Id="rId107" Type="http://schemas.openxmlformats.org/officeDocument/2006/relationships/hyperlink" Target="https://coinmarketcap.com/api/documentation/v1/" TargetMode="External"/><Relationship Id="rId268" Type="http://schemas.openxmlformats.org/officeDocument/2006/relationships/hyperlink" Target="https://coinmarketcap.com/api/documentation/v1/" TargetMode="External"/><Relationship Id="rId289" Type="http://schemas.openxmlformats.org/officeDocument/2006/relationships/fontTable" Target="fontTable.xml"/><Relationship Id="rId11" Type="http://schemas.openxmlformats.org/officeDocument/2006/relationships/hyperlink" Target="https://coinmarketcap.com/api/" TargetMode="External"/><Relationship Id="rId32" Type="http://schemas.openxmlformats.org/officeDocument/2006/relationships/hyperlink" Target="https://coinmarketcap.com/api/features" TargetMode="External"/><Relationship Id="rId53" Type="http://schemas.openxmlformats.org/officeDocument/2006/relationships/hyperlink" Target="https://coinmarketcap.com/api/documentation/v1/" TargetMode="External"/><Relationship Id="rId74" Type="http://schemas.openxmlformats.org/officeDocument/2006/relationships/hyperlink" Target="https://coinmarketcap.com/api/documentation/v1/" TargetMode="External"/><Relationship Id="rId128" Type="http://schemas.openxmlformats.org/officeDocument/2006/relationships/hyperlink" Target="https://coinmarketcap.com/api/documentation/v1/" TargetMode="External"/><Relationship Id="rId149" Type="http://schemas.openxmlformats.org/officeDocument/2006/relationships/hyperlink" Target="https://coinmarketcap.com/api/documentation/v1/" TargetMode="External"/><Relationship Id="rId5" Type="http://schemas.openxmlformats.org/officeDocument/2006/relationships/hyperlink" Target="https://coinmarketcap.com/api/faq" TargetMode="External"/><Relationship Id="rId95" Type="http://schemas.openxmlformats.org/officeDocument/2006/relationships/hyperlink" Target="https://coinmarketcap.com/api/documentation/v1/" TargetMode="External"/><Relationship Id="rId160" Type="http://schemas.openxmlformats.org/officeDocument/2006/relationships/hyperlink" Target="https://coinmarketcap.com/api/documentation/v1/" TargetMode="External"/><Relationship Id="rId181" Type="http://schemas.openxmlformats.org/officeDocument/2006/relationships/hyperlink" Target="https://coinmarketcap.com/api/documentation/v1/" TargetMode="External"/><Relationship Id="rId216" Type="http://schemas.openxmlformats.org/officeDocument/2006/relationships/hyperlink" Target="https://coinmarketcap.com/cryptocurrency-category/" TargetMode="External"/><Relationship Id="rId237" Type="http://schemas.openxmlformats.org/officeDocument/2006/relationships/hyperlink" Target="https://forum.ethereum.org/" TargetMode="External"/><Relationship Id="rId258" Type="http://schemas.openxmlformats.org/officeDocument/2006/relationships/hyperlink" Target="https://coinmarketcap.com/api/documentation/v1/" TargetMode="External"/><Relationship Id="rId279" Type="http://schemas.openxmlformats.org/officeDocument/2006/relationships/hyperlink" Target="https://coinmarketcap.com/api/documentation/v1/" TargetMode="External"/><Relationship Id="rId22" Type="http://schemas.openxmlformats.org/officeDocument/2006/relationships/hyperlink" Target="https://coinmarketcap.com/api/documentation/v1/" TargetMode="External"/><Relationship Id="rId43" Type="http://schemas.openxmlformats.org/officeDocument/2006/relationships/hyperlink" Target="https://coinmarketcap.com/api/documentation/v1/" TargetMode="External"/><Relationship Id="rId64" Type="http://schemas.openxmlformats.org/officeDocument/2006/relationships/hyperlink" Target="https://coinmarketcap.com/api/documentation/v1/" TargetMode="External"/><Relationship Id="rId118" Type="http://schemas.openxmlformats.org/officeDocument/2006/relationships/hyperlink" Target="https://coinmarketcap.com/currencies/bitcoin/" TargetMode="External"/><Relationship Id="rId139" Type="http://schemas.openxmlformats.org/officeDocument/2006/relationships/hyperlink" Target="https://coinmarketcap.com/api/documentation/v1/" TargetMode="External"/><Relationship Id="rId290" Type="http://schemas.openxmlformats.org/officeDocument/2006/relationships/theme" Target="theme/theme1.xml"/><Relationship Id="rId85" Type="http://schemas.openxmlformats.org/officeDocument/2006/relationships/hyperlink" Target="https://coinmarketcap.com/api/documentation/v1/" TargetMode="External"/><Relationship Id="rId150" Type="http://schemas.openxmlformats.org/officeDocument/2006/relationships/hyperlink" Target="https://coinmarketcap.com/api/documentation/v1/" TargetMode="External"/><Relationship Id="rId171" Type="http://schemas.openxmlformats.org/officeDocument/2006/relationships/hyperlink" Target="https://coinmarketcap.com/api/documentation/v1/" TargetMode="External"/><Relationship Id="rId192" Type="http://schemas.openxmlformats.org/officeDocument/2006/relationships/hyperlink" Target="https://coinmarketcap.com/api/documentation/v1/" TargetMode="External"/><Relationship Id="rId206" Type="http://schemas.openxmlformats.org/officeDocument/2006/relationships/hyperlink" Target="https://coinmarketcap.com/api/documentation/v1/" TargetMode="External"/><Relationship Id="rId227" Type="http://schemas.openxmlformats.org/officeDocument/2006/relationships/hyperlink" Target="https://bitcointalk.org/" TargetMode="External"/><Relationship Id="rId248" Type="http://schemas.openxmlformats.org/officeDocument/2006/relationships/hyperlink" Target="https://coinmarketcap.com/api/features" TargetMode="External"/><Relationship Id="rId269" Type="http://schemas.openxmlformats.org/officeDocument/2006/relationships/hyperlink" Target="https://coinmarketcap.com/api/features" TargetMode="External"/><Relationship Id="rId12" Type="http://schemas.openxmlformats.org/officeDocument/2006/relationships/hyperlink" Target="https://coinmarketcap.com/api/documentation/v1/" TargetMode="External"/><Relationship Id="rId33" Type="http://schemas.openxmlformats.org/officeDocument/2006/relationships/hyperlink" Target="https://coinmarketcap.com/api/documentation/v1/" TargetMode="External"/><Relationship Id="rId108" Type="http://schemas.openxmlformats.org/officeDocument/2006/relationships/hyperlink" Target="https://coinmarketcap.com/api/documentation/v1/" TargetMode="External"/><Relationship Id="rId129" Type="http://schemas.openxmlformats.org/officeDocument/2006/relationships/hyperlink" Target="https://coinmarketcap.com/api/documentation/v1/" TargetMode="External"/><Relationship Id="rId280" Type="http://schemas.openxmlformats.org/officeDocument/2006/relationships/hyperlink" Target="https://coinmarketcap.com/api/features" TargetMode="External"/><Relationship Id="rId54" Type="http://schemas.openxmlformats.org/officeDocument/2006/relationships/hyperlink" Target="https://coinmarketcap.com/api/documentation/v1/" TargetMode="External"/><Relationship Id="rId75" Type="http://schemas.openxmlformats.org/officeDocument/2006/relationships/hyperlink" Target="https://coinmarketcap.com/api/documentation/v1/" TargetMode="External"/><Relationship Id="rId96" Type="http://schemas.openxmlformats.org/officeDocument/2006/relationships/hyperlink" Target="https://coinmarketcap.com/api/documentation/v1/" TargetMode="External"/><Relationship Id="rId140" Type="http://schemas.openxmlformats.org/officeDocument/2006/relationships/hyperlink" Target="https://coinmarketcap.com/api/documentation/v1/" TargetMode="External"/><Relationship Id="rId161" Type="http://schemas.openxmlformats.org/officeDocument/2006/relationships/hyperlink" Target="http://status.coinmarketcap.com/" TargetMode="External"/><Relationship Id="rId182" Type="http://schemas.openxmlformats.org/officeDocument/2006/relationships/hyperlink" Target="https://coinmarketcap.com/api/documentation/v1/" TargetMode="External"/><Relationship Id="rId217" Type="http://schemas.openxmlformats.org/officeDocument/2006/relationships/hyperlink" Target="https://coinmarketcap.com/api/documentation/v1/" TargetMode="External"/><Relationship Id="rId6" Type="http://schemas.openxmlformats.org/officeDocument/2006/relationships/hyperlink" Target="https://pro.coinmarketcap.com/" TargetMode="External"/><Relationship Id="rId238" Type="http://schemas.openxmlformats.org/officeDocument/2006/relationships/hyperlink" Target="https://bitcointalk.org/index.php?topic=428589.0" TargetMode="External"/><Relationship Id="rId259" Type="http://schemas.openxmlformats.org/officeDocument/2006/relationships/hyperlink" Target="https://coinmarketcap.com/api/documentation/v1/" TargetMode="External"/><Relationship Id="rId23" Type="http://schemas.openxmlformats.org/officeDocument/2006/relationships/hyperlink" Target="https://coinmarketcap.com/api/documentation/v1/" TargetMode="External"/><Relationship Id="rId119" Type="http://schemas.openxmlformats.org/officeDocument/2006/relationships/hyperlink" Target="https://coinmarketcap.com/api/documentation/v1/" TargetMode="External"/><Relationship Id="rId270" Type="http://schemas.openxmlformats.org/officeDocument/2006/relationships/hyperlink" Target="https://coinmarketcap.com/most-viewed-pages/" TargetMode="External"/><Relationship Id="rId44" Type="http://schemas.openxmlformats.org/officeDocument/2006/relationships/hyperlink" Target="https://coinmarketcap.com/api/documentation/v1/" TargetMode="External"/><Relationship Id="rId65" Type="http://schemas.openxmlformats.org/officeDocument/2006/relationships/hyperlink" Target="https://coinmarketcap.com/api/documentation/v1/" TargetMode="External"/><Relationship Id="rId86" Type="http://schemas.openxmlformats.org/officeDocument/2006/relationships/hyperlink" Target="https://coinmarketcap.com/api/documentation/v1/" TargetMode="External"/><Relationship Id="rId130" Type="http://schemas.openxmlformats.org/officeDocument/2006/relationships/hyperlink" Target="https://coinmarketcap.com/api/documentation/v1/" TargetMode="External"/><Relationship Id="rId151" Type="http://schemas.openxmlformats.org/officeDocument/2006/relationships/hyperlink" Target="https://coinmarketcap.com/api/documentation/v1/" TargetMode="External"/><Relationship Id="rId172" Type="http://schemas.openxmlformats.org/officeDocument/2006/relationships/hyperlink" Target="https://coinmarketcap.com/api/documentation/v1/" TargetMode="External"/><Relationship Id="rId193" Type="http://schemas.openxmlformats.org/officeDocument/2006/relationships/hyperlink" Target="https://coinmarketcap.com/api/documentation/v1/" TargetMode="External"/><Relationship Id="rId207" Type="http://schemas.openxmlformats.org/officeDocument/2006/relationships/hyperlink" Target="https://coinmarketcap.com/api/features" TargetMode="External"/><Relationship Id="rId228" Type="http://schemas.openxmlformats.org/officeDocument/2006/relationships/hyperlink" Target="https://blockchain.coinmarketcap.com/chain/bitcoin" TargetMode="External"/><Relationship Id="rId249" Type="http://schemas.openxmlformats.org/officeDocument/2006/relationships/hyperlink" Target="https://coinmarketcap.com/historical/20140202/" TargetMode="External"/><Relationship Id="rId13" Type="http://schemas.openxmlformats.org/officeDocument/2006/relationships/hyperlink" Target="https://coinmarketcap.com/api/documentation/v1/" TargetMode="External"/><Relationship Id="rId109" Type="http://schemas.openxmlformats.org/officeDocument/2006/relationships/hyperlink" Target="https://coinmarketcap.com/api/documentation/v1/" TargetMode="External"/><Relationship Id="rId260" Type="http://schemas.openxmlformats.org/officeDocument/2006/relationships/hyperlink" Target="https://coinmarketcap.com/api/features" TargetMode="External"/><Relationship Id="rId281" Type="http://schemas.openxmlformats.org/officeDocument/2006/relationships/hyperlink" Target="https://coinmarketcap.com/api/documentation/v1/" TargetMode="External"/><Relationship Id="rId34" Type="http://schemas.openxmlformats.org/officeDocument/2006/relationships/hyperlink" Target="https://pro.coinmarketcap.com/user-agreement-commercial" TargetMode="External"/><Relationship Id="rId50" Type="http://schemas.openxmlformats.org/officeDocument/2006/relationships/hyperlink" Target="https://coinmarketcap.com/api/documentation/v1/" TargetMode="External"/><Relationship Id="rId55" Type="http://schemas.openxmlformats.org/officeDocument/2006/relationships/hyperlink" Target="https://coinmarketcap.com/api/documentation/v1/" TargetMode="External"/><Relationship Id="rId76" Type="http://schemas.openxmlformats.org/officeDocument/2006/relationships/hyperlink" Target="https://coinmarketcap.com/api/documentation/v1/" TargetMode="External"/><Relationship Id="rId97" Type="http://schemas.openxmlformats.org/officeDocument/2006/relationships/hyperlink" Target="https://coinmarketcap.com/api/documentation/v1/" TargetMode="External"/><Relationship Id="rId104" Type="http://schemas.openxmlformats.org/officeDocument/2006/relationships/hyperlink" Target="https://coinmarketcap.com/api/documentation/v1/" TargetMode="External"/><Relationship Id="rId120" Type="http://schemas.openxmlformats.org/officeDocument/2006/relationships/hyperlink" Target="https://coinmarketcap.com/api/documentation/v1/" TargetMode="External"/><Relationship Id="rId125" Type="http://schemas.openxmlformats.org/officeDocument/2006/relationships/hyperlink" Target="https://coinmarketcap.com/api/documentation/v1/" TargetMode="External"/><Relationship Id="rId141" Type="http://schemas.openxmlformats.org/officeDocument/2006/relationships/hyperlink" Target="https://coinmarketcap.com/api/documentation/v1/" TargetMode="External"/><Relationship Id="rId146" Type="http://schemas.openxmlformats.org/officeDocument/2006/relationships/hyperlink" Target="https://coinmarketcap.com/api/documentation/v1/" TargetMode="External"/><Relationship Id="rId167" Type="http://schemas.openxmlformats.org/officeDocument/2006/relationships/hyperlink" Target="https://coinmarketcap.com/api/documentation/v1/" TargetMode="External"/><Relationship Id="rId188" Type="http://schemas.openxmlformats.org/officeDocument/2006/relationships/hyperlink" Target="https://coinmarketcap.com/" TargetMode="External"/><Relationship Id="rId7" Type="http://schemas.openxmlformats.org/officeDocument/2006/relationships/hyperlink" Target="https://pro-api.coinmarketcap.com/v1/cryptocurrency/listings/latest?start=1&amp;limit=5000&amp;convert=USD" TargetMode="External"/><Relationship Id="rId71" Type="http://schemas.openxmlformats.org/officeDocument/2006/relationships/hyperlink" Target="https://coinmarketcap.com/api/documentation/v1/" TargetMode="External"/><Relationship Id="rId92" Type="http://schemas.openxmlformats.org/officeDocument/2006/relationships/hyperlink" Target="https://coinmarketcap.com/api/documentation/v1/" TargetMode="External"/><Relationship Id="rId162" Type="http://schemas.openxmlformats.org/officeDocument/2006/relationships/hyperlink" Target="https://coinmarketcap.com/api/documentation/v1/" TargetMode="External"/><Relationship Id="rId183" Type="http://schemas.openxmlformats.org/officeDocument/2006/relationships/hyperlink" Target="https://coinmarketcap.com/api/documentation/v1/" TargetMode="External"/><Relationship Id="rId213" Type="http://schemas.openxmlformats.org/officeDocument/2006/relationships/hyperlink" Target="https://coinmarketcap.com/api/features" TargetMode="External"/><Relationship Id="rId218" Type="http://schemas.openxmlformats.org/officeDocument/2006/relationships/hyperlink" Target="https://coinmarketcap.com/api/documentation/v1/" TargetMode="External"/><Relationship Id="rId234" Type="http://schemas.openxmlformats.org/officeDocument/2006/relationships/hyperlink" Target="https://github.com/ethereum/wiki/wiki/White-Paper" TargetMode="External"/><Relationship Id="rId239" Type="http://schemas.openxmlformats.org/officeDocument/2006/relationships/hyperlink" Target="https://gitter.im/orgs/ethereum/rooms" TargetMode="External"/><Relationship Id="rId2" Type="http://schemas.openxmlformats.org/officeDocument/2006/relationships/styles" Target="styles.xml"/><Relationship Id="rId29" Type="http://schemas.openxmlformats.org/officeDocument/2006/relationships/hyperlink" Target="https://pro.coinmarketcap.com/features" TargetMode="External"/><Relationship Id="rId250" Type="http://schemas.openxmlformats.org/officeDocument/2006/relationships/hyperlink" Target="https://coinmarketcap.com/api/documentation/v1/" TargetMode="External"/><Relationship Id="rId255" Type="http://schemas.openxmlformats.org/officeDocument/2006/relationships/hyperlink" Target="https://coinmarketcap.com/tokens/" TargetMode="External"/><Relationship Id="rId271" Type="http://schemas.openxmlformats.org/officeDocument/2006/relationships/hyperlink" Target="https://coinmarketcap.com/api/documentation/v1/" TargetMode="External"/><Relationship Id="rId276" Type="http://schemas.openxmlformats.org/officeDocument/2006/relationships/hyperlink" Target="https://coinmarketcap.com/api/documentation/v1/" TargetMode="External"/><Relationship Id="rId24" Type="http://schemas.openxmlformats.org/officeDocument/2006/relationships/hyperlink" Target="https://coinmarketcap.com/api/documentation/v1/" TargetMode="External"/><Relationship Id="rId40" Type="http://schemas.openxmlformats.org/officeDocument/2006/relationships/hyperlink" Target="https://coinmarketcap.com/" TargetMode="External"/><Relationship Id="rId45" Type="http://schemas.openxmlformats.org/officeDocument/2006/relationships/hyperlink" Target="https://coinmarketcap.com/api/documentation/v1/" TargetMode="External"/><Relationship Id="rId66" Type="http://schemas.openxmlformats.org/officeDocument/2006/relationships/hyperlink" Target="https://coinmarketcap.com/api/documentation/v1/" TargetMode="External"/><Relationship Id="rId87" Type="http://schemas.openxmlformats.org/officeDocument/2006/relationships/hyperlink" Target="https://pro.coinmarketcap.com/account/notifications" TargetMode="External"/><Relationship Id="rId110" Type="http://schemas.openxmlformats.org/officeDocument/2006/relationships/hyperlink" Target="https://coinmarketcap.com/api/documentation/v1/" TargetMode="External"/><Relationship Id="rId115" Type="http://schemas.openxmlformats.org/officeDocument/2006/relationships/hyperlink" Target="https://coinmarketcap.com/api/documentation/v1/" TargetMode="External"/><Relationship Id="rId131" Type="http://schemas.openxmlformats.org/officeDocument/2006/relationships/hyperlink" Target="https://blog.coinmarketcap.com/2019/05/01/happy-6th-birthday-data-alliance-block-explorers-and-more/" TargetMode="External"/><Relationship Id="rId136" Type="http://schemas.openxmlformats.org/officeDocument/2006/relationships/hyperlink" Target="https://blockchain.coinmarketcap.com/" TargetMode="External"/><Relationship Id="rId157" Type="http://schemas.openxmlformats.org/officeDocument/2006/relationships/hyperlink" Target="https://coinmarketcap.com/api/documentation/v1/" TargetMode="External"/><Relationship Id="rId178" Type="http://schemas.openxmlformats.org/officeDocument/2006/relationships/hyperlink" Target="mailto:api@coinmarketcap.com" TargetMode="External"/><Relationship Id="rId61" Type="http://schemas.openxmlformats.org/officeDocument/2006/relationships/hyperlink" Target="https://coinmarketcap.com/api/documentation/v1/" TargetMode="External"/><Relationship Id="rId82" Type="http://schemas.openxmlformats.org/officeDocument/2006/relationships/hyperlink" Target="https://coinmarketcap.com/api/documentation/v1/" TargetMode="External"/><Relationship Id="rId152" Type="http://schemas.openxmlformats.org/officeDocument/2006/relationships/hyperlink" Target="https://coinmarketcap.com/api/documentation/v1/" TargetMode="External"/><Relationship Id="rId173" Type="http://schemas.openxmlformats.org/officeDocument/2006/relationships/hyperlink" Target="https://coinmarketcap.com/api/documentation/v1/" TargetMode="External"/><Relationship Id="rId194" Type="http://schemas.openxmlformats.org/officeDocument/2006/relationships/hyperlink" Target="https://coinmarketcap.com/api/documentation/v1/" TargetMode="External"/><Relationship Id="rId199" Type="http://schemas.openxmlformats.org/officeDocument/2006/relationships/hyperlink" Target="https://coinmarketcap.com/api/documentation/v1/" TargetMode="External"/><Relationship Id="rId203" Type="http://schemas.openxmlformats.org/officeDocument/2006/relationships/hyperlink" Target="https://coinmarketcap.com/api/documentation/v1/" TargetMode="External"/><Relationship Id="rId208" Type="http://schemas.openxmlformats.org/officeDocument/2006/relationships/hyperlink" Target="https://coinmarketcap.com/airdrop/" TargetMode="External"/><Relationship Id="rId229" Type="http://schemas.openxmlformats.org/officeDocument/2006/relationships/hyperlink" Target="https://blockchain.info/" TargetMode="External"/><Relationship Id="rId19" Type="http://schemas.openxmlformats.org/officeDocument/2006/relationships/hyperlink" Target="https://coinmarketcap.com/api/documentation/v1/" TargetMode="External"/><Relationship Id="rId224" Type="http://schemas.openxmlformats.org/officeDocument/2006/relationships/hyperlink" Target="https://bitcoin.org/" TargetMode="External"/><Relationship Id="rId240" Type="http://schemas.openxmlformats.org/officeDocument/2006/relationships/hyperlink" Target="https://blockchain.coinmarketcap.com/chain/ethereum" TargetMode="External"/><Relationship Id="rId245" Type="http://schemas.openxmlformats.org/officeDocument/2006/relationships/hyperlink" Target="https://coinmarketcap.com/api/documentation/v1/" TargetMode="External"/><Relationship Id="rId261" Type="http://schemas.openxmlformats.org/officeDocument/2006/relationships/hyperlink" Target="https://coinmarketcap.com/new" TargetMode="External"/><Relationship Id="rId266" Type="http://schemas.openxmlformats.org/officeDocument/2006/relationships/hyperlink" Target="https://coinmarketcap.com/api/features" TargetMode="External"/><Relationship Id="rId287" Type="http://schemas.openxmlformats.org/officeDocument/2006/relationships/hyperlink" Target="https://coinmarketcap.com/api/documentation/v1/" TargetMode="External"/><Relationship Id="rId14" Type="http://schemas.openxmlformats.org/officeDocument/2006/relationships/hyperlink" Target="https://coinmarketcap.com/api/documentation/v1/" TargetMode="External"/><Relationship Id="rId30" Type="http://schemas.openxmlformats.org/officeDocument/2006/relationships/hyperlink" Target="https://coinmarketcap.com/api/documentation/v1/" TargetMode="External"/><Relationship Id="rId35" Type="http://schemas.openxmlformats.org/officeDocument/2006/relationships/hyperlink" Target="https://en.wikipedia.org/wiki/Defensive_programming" TargetMode="External"/><Relationship Id="rId56" Type="http://schemas.openxmlformats.org/officeDocument/2006/relationships/hyperlink" Target="https://coinmarketcap.com/api/documentation/v1/" TargetMode="External"/><Relationship Id="rId77" Type="http://schemas.openxmlformats.org/officeDocument/2006/relationships/hyperlink" Target="https://coinmarketcap.com/api/documentation/v1/" TargetMode="External"/><Relationship Id="rId100" Type="http://schemas.openxmlformats.org/officeDocument/2006/relationships/hyperlink" Target="https://coinmarketcap.com/api/documentation/v1/" TargetMode="External"/><Relationship Id="rId105" Type="http://schemas.openxmlformats.org/officeDocument/2006/relationships/hyperlink" Target="https://coinmarketcap.com/methodology/" TargetMode="External"/><Relationship Id="rId126" Type="http://schemas.openxmlformats.org/officeDocument/2006/relationships/hyperlink" Target="https://coinmarketcap.com/api/documentation/v1/" TargetMode="External"/><Relationship Id="rId147" Type="http://schemas.openxmlformats.org/officeDocument/2006/relationships/hyperlink" Target="https://coinmarketcap.com/api/documentation/v1/" TargetMode="External"/><Relationship Id="rId168" Type="http://schemas.openxmlformats.org/officeDocument/2006/relationships/hyperlink" Target="https://coinmarketcap.com/api/documentation/v1/" TargetMode="External"/><Relationship Id="rId282" Type="http://schemas.openxmlformats.org/officeDocument/2006/relationships/hyperlink" Target="https://coinmarketcap.com/api/documentation/v1/" TargetMode="External"/><Relationship Id="rId8" Type="http://schemas.openxmlformats.org/officeDocument/2006/relationships/hyperlink" Target="https://coinmarketcap.com/alexandria/article/register-for-coinmarketcap-api" TargetMode="External"/><Relationship Id="rId51" Type="http://schemas.openxmlformats.org/officeDocument/2006/relationships/hyperlink" Target="https://coinmarketcap.com/api/documentation/v1/" TargetMode="External"/><Relationship Id="rId72" Type="http://schemas.openxmlformats.org/officeDocument/2006/relationships/hyperlink" Target="https://coinmarketcap.com/api/documentation/v1/" TargetMode="External"/><Relationship Id="rId93" Type="http://schemas.openxmlformats.org/officeDocument/2006/relationships/hyperlink" Target="https://coinmarketcap.com/api/documentation/v1/" TargetMode="External"/><Relationship Id="rId98" Type="http://schemas.openxmlformats.org/officeDocument/2006/relationships/hyperlink" Target="https://coinmarketcap.com/api/documentation/v1/" TargetMode="External"/><Relationship Id="rId121" Type="http://schemas.openxmlformats.org/officeDocument/2006/relationships/hyperlink" Target="https://coinmarketcap.com/methodology/" TargetMode="External"/><Relationship Id="rId142" Type="http://schemas.openxmlformats.org/officeDocument/2006/relationships/hyperlink" Target="https://coinmarketcap.com/api/documentation/v1/" TargetMode="External"/><Relationship Id="rId163" Type="http://schemas.openxmlformats.org/officeDocument/2006/relationships/hyperlink" Target="https://coinmarketcap.com/api/documentation/v1/" TargetMode="External"/><Relationship Id="rId184" Type="http://schemas.openxmlformats.org/officeDocument/2006/relationships/hyperlink" Target="https://coinmarketcap.com/api/documentation/v1/" TargetMode="External"/><Relationship Id="rId189" Type="http://schemas.openxmlformats.org/officeDocument/2006/relationships/hyperlink" Target="https://coinmarketcap.com/api/documentation/v1/" TargetMode="External"/><Relationship Id="rId219" Type="http://schemas.openxmlformats.org/officeDocument/2006/relationships/hyperlink" Target="https://coinmarketcap.com/methodology/" TargetMode="External"/><Relationship Id="rId3" Type="http://schemas.openxmlformats.org/officeDocument/2006/relationships/settings" Target="settings.xml"/><Relationship Id="rId214" Type="http://schemas.openxmlformats.org/officeDocument/2006/relationships/hyperlink" Target="https://coinmarketcap.com/cryptocurrency-category/" TargetMode="External"/><Relationship Id="rId230" Type="http://schemas.openxmlformats.org/officeDocument/2006/relationships/hyperlink" Target="https://live.blockcypher.com/btc/" TargetMode="External"/><Relationship Id="rId235" Type="http://schemas.openxmlformats.org/officeDocument/2006/relationships/hyperlink" Target="https://twitter.com/ethereum" TargetMode="External"/><Relationship Id="rId251" Type="http://schemas.openxmlformats.org/officeDocument/2006/relationships/hyperlink" Target="https://coinmarketcap.com/methodology/" TargetMode="External"/><Relationship Id="rId256" Type="http://schemas.openxmlformats.org/officeDocument/2006/relationships/hyperlink" Target="https://coinmarketcap.com/gainers-losers/" TargetMode="External"/><Relationship Id="rId277" Type="http://schemas.openxmlformats.org/officeDocument/2006/relationships/hyperlink" Target="https://coinmarketcap.com/api/features" TargetMode="External"/><Relationship Id="rId25" Type="http://schemas.openxmlformats.org/officeDocument/2006/relationships/hyperlink" Target="https://coinmarketcap.com/api/documentation/v1/" TargetMode="External"/><Relationship Id="rId46" Type="http://schemas.openxmlformats.org/officeDocument/2006/relationships/hyperlink" Target="https://coinmarketcap.com/api/documentation/v1/" TargetMode="External"/><Relationship Id="rId67" Type="http://schemas.openxmlformats.org/officeDocument/2006/relationships/hyperlink" Target="https://coinmarketcap.com/api/documentation/v1/" TargetMode="External"/><Relationship Id="rId116" Type="http://schemas.openxmlformats.org/officeDocument/2006/relationships/hyperlink" Target="https://coinmarketcap.com/api/documentation/v1/" TargetMode="External"/><Relationship Id="rId137" Type="http://schemas.openxmlformats.org/officeDocument/2006/relationships/hyperlink" Target="https://coinmarketcap.com/api/documentation/v1/" TargetMode="External"/><Relationship Id="rId158" Type="http://schemas.openxmlformats.org/officeDocument/2006/relationships/hyperlink" Target="https://coinmarketcap.com/api/documentation/v1/" TargetMode="External"/><Relationship Id="rId272" Type="http://schemas.openxmlformats.org/officeDocument/2006/relationships/hyperlink" Target="https://coinmarketcap.com/api/documentation/v1/" TargetMode="External"/><Relationship Id="rId20" Type="http://schemas.openxmlformats.org/officeDocument/2006/relationships/hyperlink" Target="https://coinmarketcap.com/api/documentation/v1/" TargetMode="External"/><Relationship Id="rId41" Type="http://schemas.openxmlformats.org/officeDocument/2006/relationships/hyperlink" Target="https://coinmarketcap.com/api/documentation/v1/" TargetMode="External"/><Relationship Id="rId62" Type="http://schemas.openxmlformats.org/officeDocument/2006/relationships/hyperlink" Target="https://coinmarketcap.com/api/documentation/v1/" TargetMode="External"/><Relationship Id="rId83" Type="http://schemas.openxmlformats.org/officeDocument/2006/relationships/hyperlink" Target="https://coinmarketcap.com/api/documentation/v1/" TargetMode="External"/><Relationship Id="rId88" Type="http://schemas.openxmlformats.org/officeDocument/2006/relationships/hyperlink" Target="https://coinmarketcap.com/api/documentation/v1/" TargetMode="External"/><Relationship Id="rId111" Type="http://schemas.openxmlformats.org/officeDocument/2006/relationships/hyperlink" Target="https://www.flipsidecrypto.com/" TargetMode="External"/><Relationship Id="rId132" Type="http://schemas.openxmlformats.org/officeDocument/2006/relationships/hyperlink" Target="https://coinmarketcap.com/data-transparency-alliance/" TargetMode="External"/><Relationship Id="rId153" Type="http://schemas.openxmlformats.org/officeDocument/2006/relationships/hyperlink" Target="https://coinmarketcap.com/api/documentation/v1/" TargetMode="External"/><Relationship Id="rId174" Type="http://schemas.openxmlformats.org/officeDocument/2006/relationships/hyperlink" Target="https://coinmarketcap.com/api" TargetMode="External"/><Relationship Id="rId179" Type="http://schemas.openxmlformats.org/officeDocument/2006/relationships/hyperlink" Target="https://coinmarketcap.com/api/documentation/v1/" TargetMode="External"/><Relationship Id="rId195" Type="http://schemas.openxmlformats.org/officeDocument/2006/relationships/hyperlink" Target="https://coinmarketcap.com/api/documentation/v1/" TargetMode="External"/><Relationship Id="rId209" Type="http://schemas.openxmlformats.org/officeDocument/2006/relationships/hyperlink" Target="https://coinmarketcap.com/currencies/derace/airdrop/" TargetMode="External"/><Relationship Id="rId190" Type="http://schemas.openxmlformats.org/officeDocument/2006/relationships/hyperlink" Target="https://coinmarketcap.com/api/documentation/v1/" TargetMode="External"/><Relationship Id="rId204" Type="http://schemas.openxmlformats.org/officeDocument/2006/relationships/hyperlink" Target="https://coinmarketcap.com/api/documentation/v1/" TargetMode="External"/><Relationship Id="rId220" Type="http://schemas.openxmlformats.org/officeDocument/2006/relationships/hyperlink" Target="https://coinmarketcap.com/api/features" TargetMode="External"/><Relationship Id="rId225" Type="http://schemas.openxmlformats.org/officeDocument/2006/relationships/hyperlink" Target="https://bitcoin.org/bitcoin.pdf" TargetMode="External"/><Relationship Id="rId241" Type="http://schemas.openxmlformats.org/officeDocument/2006/relationships/hyperlink" Target="https://etherscan.io/" TargetMode="External"/><Relationship Id="rId246" Type="http://schemas.openxmlformats.org/officeDocument/2006/relationships/hyperlink" Target="https://coinmarketcap.com/api/documentation/v1/" TargetMode="External"/><Relationship Id="rId267" Type="http://schemas.openxmlformats.org/officeDocument/2006/relationships/hyperlink" Target="https://coinmarketcap.com/trending-cryptocurrencies/" TargetMode="External"/><Relationship Id="rId288" Type="http://schemas.openxmlformats.org/officeDocument/2006/relationships/hyperlink" Target="https://coinmarketcap.com/api/documentation/v1/" TargetMode="External"/><Relationship Id="rId15" Type="http://schemas.openxmlformats.org/officeDocument/2006/relationships/hyperlink" Target="https://coinmarketcap.com/api/documentation/v1/" TargetMode="External"/><Relationship Id="rId36" Type="http://schemas.openxmlformats.org/officeDocument/2006/relationships/hyperlink" Target="https://github.com/tim-kos/node-retry" TargetMode="External"/><Relationship Id="rId57" Type="http://schemas.openxmlformats.org/officeDocument/2006/relationships/hyperlink" Target="https://coinmarketcap.com/api/documentation/v1/" TargetMode="External"/><Relationship Id="rId106" Type="http://schemas.openxmlformats.org/officeDocument/2006/relationships/hyperlink" Target="https://coinmarketcap.com/currencies/bitcoin/" TargetMode="External"/><Relationship Id="rId127" Type="http://schemas.openxmlformats.org/officeDocument/2006/relationships/hyperlink" Target="https://coinmarketcap.com/api/documentation/v1/" TargetMode="External"/><Relationship Id="rId262" Type="http://schemas.openxmlformats.org/officeDocument/2006/relationships/hyperlink" Target="https://coinmarketcap.com/api/documentation/v1/" TargetMode="External"/><Relationship Id="rId283" Type="http://schemas.openxmlformats.org/officeDocument/2006/relationships/hyperlink" Target="https://coinmarketcap.com/api/features" TargetMode="External"/><Relationship Id="rId10" Type="http://schemas.openxmlformats.org/officeDocument/2006/relationships/hyperlink" Target="https://coinmarketcap.com/api/documentation/v1/" TargetMode="External"/><Relationship Id="rId31" Type="http://schemas.openxmlformats.org/officeDocument/2006/relationships/hyperlink" Target="https://pro.coinmarketcap.com/account/plan" TargetMode="External"/><Relationship Id="rId52" Type="http://schemas.openxmlformats.org/officeDocument/2006/relationships/hyperlink" Target="https://coinmarketcap.com/api/documentation/v1/" TargetMode="External"/><Relationship Id="rId73" Type="http://schemas.openxmlformats.org/officeDocument/2006/relationships/hyperlink" Target="https://coinmarketcap.com/api/documentation/v1/" TargetMode="External"/><Relationship Id="rId78" Type="http://schemas.openxmlformats.org/officeDocument/2006/relationships/hyperlink" Target="https://coinmarketcap.com/api/documentation/v1/" TargetMode="External"/><Relationship Id="rId94" Type="http://schemas.openxmlformats.org/officeDocument/2006/relationships/hyperlink" Target="https://coinmarketcap.com/api/documentation/v1/" TargetMode="External"/><Relationship Id="rId99" Type="http://schemas.openxmlformats.org/officeDocument/2006/relationships/hyperlink" Target="https://pro.coinmarketcap.com/account" TargetMode="External"/><Relationship Id="rId101" Type="http://schemas.openxmlformats.org/officeDocument/2006/relationships/hyperlink" Target="https://coinmarketcap.com/api/documentation/v1/" TargetMode="External"/><Relationship Id="rId122" Type="http://schemas.openxmlformats.org/officeDocument/2006/relationships/hyperlink" Target="https://coinmarketcap.com/api/documentation/v1/" TargetMode="External"/><Relationship Id="rId143" Type="http://schemas.openxmlformats.org/officeDocument/2006/relationships/hyperlink" Target="https://coinmarketcap.com/api/documentation/v1/" TargetMode="External"/><Relationship Id="rId148" Type="http://schemas.openxmlformats.org/officeDocument/2006/relationships/hyperlink" Target="https://pro.coinmarketcap.com/account" TargetMode="External"/><Relationship Id="rId164" Type="http://schemas.openxmlformats.org/officeDocument/2006/relationships/hyperlink" Target="https://coinmarketcap.com/api/documentation/v1/" TargetMode="External"/><Relationship Id="rId169" Type="http://schemas.openxmlformats.org/officeDocument/2006/relationships/hyperlink" Target="https://coinmarketcap.com/api/documentation/v1/" TargetMode="External"/><Relationship Id="rId185" Type="http://schemas.openxmlformats.org/officeDocument/2006/relationships/hyperlink" Target="https://coinmarketcap.com/api/documentation/v1/" TargetMode="External"/><Relationship Id="rId4" Type="http://schemas.openxmlformats.org/officeDocument/2006/relationships/webSettings" Target="webSettings.xml"/><Relationship Id="rId9" Type="http://schemas.openxmlformats.org/officeDocument/2006/relationships/hyperlink" Target="https://coinmarketcap.com/api/" TargetMode="External"/><Relationship Id="rId180" Type="http://schemas.openxmlformats.org/officeDocument/2006/relationships/hyperlink" Target="https://coinmarketcap.com/api/documentation/v1/" TargetMode="External"/><Relationship Id="rId210" Type="http://schemas.openxmlformats.org/officeDocument/2006/relationships/hyperlink" Target="https://coinmarketcap.com/api/features" TargetMode="External"/><Relationship Id="rId215" Type="http://schemas.openxmlformats.org/officeDocument/2006/relationships/hyperlink" Target="https://coinmarketcap.com/api/features" TargetMode="External"/><Relationship Id="rId236" Type="http://schemas.openxmlformats.org/officeDocument/2006/relationships/hyperlink" Target="https://reddit.com/r/ethereum" TargetMode="External"/><Relationship Id="rId257" Type="http://schemas.openxmlformats.org/officeDocument/2006/relationships/hyperlink" Target="https://coinmarketcap.com/new/" TargetMode="External"/><Relationship Id="rId278" Type="http://schemas.openxmlformats.org/officeDocument/2006/relationships/hyperlink" Target="https://coinmarketcap.com/currencies/bitcoin/historical-data/" TargetMode="External"/><Relationship Id="rId26" Type="http://schemas.openxmlformats.org/officeDocument/2006/relationships/hyperlink" Target="https://www.iso.org/iso-8601-date-and-time-format.html" TargetMode="External"/><Relationship Id="rId231" Type="http://schemas.openxmlformats.org/officeDocument/2006/relationships/hyperlink" Target="https://github.com/bitcoin/" TargetMode="External"/><Relationship Id="rId252" Type="http://schemas.openxmlformats.org/officeDocument/2006/relationships/hyperlink" Target="https://coinmarketcap.com/methodology/" TargetMode="External"/><Relationship Id="rId273" Type="http://schemas.openxmlformats.org/officeDocument/2006/relationships/hyperlink" Target="https://coinmarketcap.com/api/features" TargetMode="External"/><Relationship Id="rId47" Type="http://schemas.openxmlformats.org/officeDocument/2006/relationships/hyperlink" Target="https://coinmarketcap.com/api/documentation/v1/" TargetMode="External"/><Relationship Id="rId68" Type="http://schemas.openxmlformats.org/officeDocument/2006/relationships/hyperlink" Target="https://coinmarketcap.com/api/documentation/v1/" TargetMode="External"/><Relationship Id="rId89" Type="http://schemas.openxmlformats.org/officeDocument/2006/relationships/hyperlink" Target="https://coinmarketcap.com/api/documentation/v1/" TargetMode="External"/><Relationship Id="rId112" Type="http://schemas.openxmlformats.org/officeDocument/2006/relationships/hyperlink" Target="https://www.flipsidecrypto.com/fcas-explained" TargetMode="External"/><Relationship Id="rId133" Type="http://schemas.openxmlformats.org/officeDocument/2006/relationships/hyperlink" Target="https://coinmarketcap.com/methodology/" TargetMode="External"/><Relationship Id="rId154" Type="http://schemas.openxmlformats.org/officeDocument/2006/relationships/hyperlink" Target="https://coinmarketcap.com/api/features/" TargetMode="External"/><Relationship Id="rId175" Type="http://schemas.openxmlformats.org/officeDocument/2006/relationships/hyperlink" Target="https://coinmarketcap.com/api/documentation/v1/" TargetMode="External"/><Relationship Id="rId196" Type="http://schemas.openxmlformats.org/officeDocument/2006/relationships/hyperlink" Target="https://coinmarketcap.com/api/documentation/v1/" TargetMode="External"/><Relationship Id="rId200" Type="http://schemas.openxmlformats.org/officeDocument/2006/relationships/hyperlink" Target="https://coinmarketcap.com/api/documentation/v1/" TargetMode="External"/><Relationship Id="rId16" Type="http://schemas.openxmlformats.org/officeDocument/2006/relationships/hyperlink" Target="https://coinmarketcap.com/api/documentation/v1/" TargetMode="External"/><Relationship Id="rId221" Type="http://schemas.openxmlformats.org/officeDocument/2006/relationships/hyperlink" Target="https://coinmarketcap.com/api/documentation/v1/" TargetMode="External"/><Relationship Id="rId242" Type="http://schemas.openxmlformats.org/officeDocument/2006/relationships/hyperlink" Target="https://ethplorer.io/" TargetMode="External"/><Relationship Id="rId263" Type="http://schemas.openxmlformats.org/officeDocument/2006/relationships/hyperlink" Target="https://coinmarketcap.com/api/features" TargetMode="External"/><Relationship Id="rId284" Type="http://schemas.openxmlformats.org/officeDocument/2006/relationships/hyperlink" Target="https://coinmarketcap.com/currencies/bitcoin/" TargetMode="External"/><Relationship Id="rId37" Type="http://schemas.openxmlformats.org/officeDocument/2006/relationships/hyperlink" Target="https://github.com/litl/backoff" TargetMode="External"/><Relationship Id="rId58" Type="http://schemas.openxmlformats.org/officeDocument/2006/relationships/hyperlink" Target="https://coinmarketcap.com/api/documentation/v1/" TargetMode="External"/><Relationship Id="rId79" Type="http://schemas.openxmlformats.org/officeDocument/2006/relationships/hyperlink" Target="https://coinmarketcap.com/api/documentation/v1/" TargetMode="External"/><Relationship Id="rId102" Type="http://schemas.openxmlformats.org/officeDocument/2006/relationships/hyperlink" Target="https://coinmarketcap.com/api/documentation/v1/" TargetMode="External"/><Relationship Id="rId123" Type="http://schemas.openxmlformats.org/officeDocument/2006/relationships/hyperlink" Target="https://coinmarketcap.com/api/documentation/v1/" TargetMode="External"/><Relationship Id="rId144" Type="http://schemas.openxmlformats.org/officeDocument/2006/relationships/hyperlink" Target="https://coinmarketcap.com/api/documentation/v1/" TargetMode="External"/><Relationship Id="rId90" Type="http://schemas.openxmlformats.org/officeDocument/2006/relationships/hyperlink" Target="https://blockchain.coinmarketcap.com/chain/bitcoin" TargetMode="External"/><Relationship Id="rId165" Type="http://schemas.openxmlformats.org/officeDocument/2006/relationships/hyperlink" Target="https://coinmarketcap.com/api/documentation/v1/" TargetMode="External"/><Relationship Id="rId186" Type="http://schemas.openxmlformats.org/officeDocument/2006/relationships/hyperlink" Target="https://coinmarketcap.com/api/documentation/v1/" TargetMode="External"/><Relationship Id="rId211" Type="http://schemas.openxmlformats.org/officeDocument/2006/relationships/hyperlink" Target="https://coinmarketcap.com/airdrop/" TargetMode="External"/><Relationship Id="rId232" Type="http://schemas.openxmlformats.org/officeDocument/2006/relationships/hyperlink" Target="https://s2.coinmarketcap.com/static/img/coins/64x64/1.png" TargetMode="External"/><Relationship Id="rId253" Type="http://schemas.openxmlformats.org/officeDocument/2006/relationships/hyperlink" Target="https://coinmarketcap.com/api/features" TargetMode="External"/><Relationship Id="rId274" Type="http://schemas.openxmlformats.org/officeDocument/2006/relationships/hyperlink" Target="https://coinmarketcap.com/currencies/bitcoin/" TargetMode="External"/><Relationship Id="rId27" Type="http://schemas.openxmlformats.org/officeDocument/2006/relationships/hyperlink" Target="https://coinmarketcap.com/api/documentation/v1/" TargetMode="External"/><Relationship Id="rId48" Type="http://schemas.openxmlformats.org/officeDocument/2006/relationships/hyperlink" Target="https://coinmarketcap.com/api/documentation/v1/" TargetMode="External"/><Relationship Id="rId69" Type="http://schemas.openxmlformats.org/officeDocument/2006/relationships/hyperlink" Target="https://coinmarketcap.com/api/documentation/v1/" TargetMode="External"/><Relationship Id="rId113" Type="http://schemas.openxmlformats.org/officeDocument/2006/relationships/hyperlink" Target="https://coinmarketcap.com/api/documentation/v1/" TargetMode="External"/><Relationship Id="rId134" Type="http://schemas.openxmlformats.org/officeDocument/2006/relationships/hyperlink" Target="https://coinmarketcap.com/data-transparency-alliance/" TargetMode="External"/><Relationship Id="rId80" Type="http://schemas.openxmlformats.org/officeDocument/2006/relationships/hyperlink" Target="https://coinmarketcap.com/api/documentation/v1/" TargetMode="External"/><Relationship Id="rId155" Type="http://schemas.openxmlformats.org/officeDocument/2006/relationships/hyperlink" Target="https://coinmarketcap.com/currencies/binance-coin/" TargetMode="External"/><Relationship Id="rId176" Type="http://schemas.openxmlformats.org/officeDocument/2006/relationships/hyperlink" Target="https://coinmarketcap.com/api/documentation/v1/" TargetMode="External"/><Relationship Id="rId197" Type="http://schemas.openxmlformats.org/officeDocument/2006/relationships/hyperlink" Target="https://coinmarketcap.com/api/documentation/v1/" TargetMode="External"/><Relationship Id="rId201" Type="http://schemas.openxmlformats.org/officeDocument/2006/relationships/hyperlink" Target="https://coinmarketcap.com/api/documentation/v1/" TargetMode="External"/><Relationship Id="rId222" Type="http://schemas.openxmlformats.org/officeDocument/2006/relationships/hyperlink" Target="https://coinmarketcap.com/api/features" TargetMode="External"/><Relationship Id="rId243" Type="http://schemas.openxmlformats.org/officeDocument/2006/relationships/hyperlink" Target="https://github.com/ethereum" TargetMode="External"/><Relationship Id="rId264" Type="http://schemas.openxmlformats.org/officeDocument/2006/relationships/hyperlink" Target="https://coinmarketcap.com/gainers-losers/" TargetMode="External"/><Relationship Id="rId285" Type="http://schemas.openxmlformats.org/officeDocument/2006/relationships/hyperlink" Target="https://coinmarketcap.com/api/documentation/v1/" TargetMode="External"/><Relationship Id="rId17" Type="http://schemas.openxmlformats.org/officeDocument/2006/relationships/hyperlink" Target="https://coinmarketcap.com/api/documentation/v1/" TargetMode="External"/><Relationship Id="rId38" Type="http://schemas.openxmlformats.org/officeDocument/2006/relationships/hyperlink" Target="mailto:api@coinmarketcap.com" TargetMode="External"/><Relationship Id="rId59" Type="http://schemas.openxmlformats.org/officeDocument/2006/relationships/hyperlink" Target="https://coinmarketcap.com/api/documentation/v1/" TargetMode="External"/><Relationship Id="rId103" Type="http://schemas.openxmlformats.org/officeDocument/2006/relationships/hyperlink" Target="https://coinmarketcap.com/api/documentation/v1/" TargetMode="External"/><Relationship Id="rId124" Type="http://schemas.openxmlformats.org/officeDocument/2006/relationships/hyperlink" Target="https://coinmarketcap.com/api/documentation/v1/" TargetMode="External"/><Relationship Id="rId70" Type="http://schemas.openxmlformats.org/officeDocument/2006/relationships/hyperlink" Target="https://coinmarketcap.com/api/documentation/v1/" TargetMode="External"/><Relationship Id="rId91" Type="http://schemas.openxmlformats.org/officeDocument/2006/relationships/hyperlink" Target="https://coinmarketcap.com/api/documentation/v1/" TargetMode="External"/><Relationship Id="rId145" Type="http://schemas.openxmlformats.org/officeDocument/2006/relationships/hyperlink" Target="https://coinmarketcap.com/api/documentation/v1/" TargetMode="External"/><Relationship Id="rId166" Type="http://schemas.openxmlformats.org/officeDocument/2006/relationships/hyperlink" Target="https://pro.coinmarketcap.com/migrate" TargetMode="External"/><Relationship Id="rId187" Type="http://schemas.openxmlformats.org/officeDocument/2006/relationships/hyperlink" Target="https://coinmarketcap.com/api/documentation/v1/" TargetMode="External"/><Relationship Id="rId1" Type="http://schemas.openxmlformats.org/officeDocument/2006/relationships/numbering" Target="numbering.xml"/><Relationship Id="rId212" Type="http://schemas.openxmlformats.org/officeDocument/2006/relationships/hyperlink" Target="https://coinmarketcap.com/currencies/derace/airdrop/" TargetMode="External"/><Relationship Id="rId233" Type="http://schemas.openxmlformats.org/officeDocument/2006/relationships/hyperlink" Target="https://www.ethereum.org/" TargetMode="External"/><Relationship Id="rId254" Type="http://schemas.openxmlformats.org/officeDocument/2006/relationships/hyperlink" Target="https://coinmarketcap.com/all/views/all/" TargetMode="External"/><Relationship Id="rId28" Type="http://schemas.openxmlformats.org/officeDocument/2006/relationships/hyperlink" Target="https://www.iso.org/iso-8601-date-and-time-format.html" TargetMode="External"/><Relationship Id="rId49" Type="http://schemas.openxmlformats.org/officeDocument/2006/relationships/hyperlink" Target="https://coinmarketcap.com/api/documentation/v1/" TargetMode="External"/><Relationship Id="rId114" Type="http://schemas.openxmlformats.org/officeDocument/2006/relationships/hyperlink" Target="https://coinmarketcap.com/gainers-losers/" TargetMode="External"/><Relationship Id="rId275" Type="http://schemas.openxmlformats.org/officeDocument/2006/relationships/hyperlink" Target="https://coinmarketcap.com/api/documentation/v1/" TargetMode="External"/><Relationship Id="rId60" Type="http://schemas.openxmlformats.org/officeDocument/2006/relationships/hyperlink" Target="https://coinmarketcap.com/api/documentation/v1/" TargetMode="External"/><Relationship Id="rId81" Type="http://schemas.openxmlformats.org/officeDocument/2006/relationships/hyperlink" Target="https://coinmarketcap.com/api/documentation/v1/" TargetMode="External"/><Relationship Id="rId135" Type="http://schemas.openxmlformats.org/officeDocument/2006/relationships/hyperlink" Target="https://coinmarketcap.com/api/documentation/v1/" TargetMode="External"/><Relationship Id="rId156" Type="http://schemas.openxmlformats.org/officeDocument/2006/relationships/hyperlink" Target="https://coinmarketcap.com/api/documentation/v1/" TargetMode="External"/><Relationship Id="rId177" Type="http://schemas.openxmlformats.org/officeDocument/2006/relationships/hyperlink" Target="http://pro.coinmarketcap.com/" TargetMode="External"/><Relationship Id="rId198" Type="http://schemas.openxmlformats.org/officeDocument/2006/relationships/hyperlink" Target="https://coinmarketcap.com/api/documentation/v1/" TargetMode="External"/><Relationship Id="rId202" Type="http://schemas.openxmlformats.org/officeDocument/2006/relationships/hyperlink" Target="https://coinmarketcap.com/api/documentation/v1/" TargetMode="External"/><Relationship Id="rId223" Type="http://schemas.openxmlformats.org/officeDocument/2006/relationships/hyperlink" Target="https://coinmarketcap.com/currencies/bitcoin/" TargetMode="External"/><Relationship Id="rId244" Type="http://schemas.openxmlformats.org/officeDocument/2006/relationships/hyperlink" Target="https://s2.coinmarketcap.com/static/img/coins/64x64/1027.png" TargetMode="External"/><Relationship Id="rId18" Type="http://schemas.openxmlformats.org/officeDocument/2006/relationships/hyperlink" Target="https://coinmarketcap.com/api/documentation/v1/" TargetMode="External"/><Relationship Id="rId39" Type="http://schemas.openxmlformats.org/officeDocument/2006/relationships/hyperlink" Target="https://semver.org/" TargetMode="External"/><Relationship Id="rId265" Type="http://schemas.openxmlformats.org/officeDocument/2006/relationships/hyperlink" Target="https://coinmarketcap.com/api/documentation/v1/" TargetMode="External"/><Relationship Id="rId286" Type="http://schemas.openxmlformats.org/officeDocument/2006/relationships/hyperlink" Target="https://coinmarketcap.com/api/documentation/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117</Pages>
  <Words>23140</Words>
  <Characters>131899</Characters>
  <Application>Microsoft Office Word</Application>
  <DocSecurity>0</DocSecurity>
  <Lines>1099</Lines>
  <Paragraphs>309</Paragraphs>
  <ScaleCrop>false</ScaleCrop>
  <Company/>
  <LinksUpToDate>false</LinksUpToDate>
  <CharactersWithSpaces>154730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Irfanul Haq</dc:creator>
  <cp:keywords/>
  <dc:description/>
  <cp:lastModifiedBy>Irfanul Haq</cp:lastModifiedBy>
  <cp:revision>1</cp:revision>
  <dcterms:created xsi:type="dcterms:W3CDTF">2025-11-16T03:25:00Z</dcterms:created>
  <dcterms:modified xsi:type="dcterms:W3CDTF">2025-11-16T03:28:00Z</dcterms:modified>
</cp:coreProperties>
</file>